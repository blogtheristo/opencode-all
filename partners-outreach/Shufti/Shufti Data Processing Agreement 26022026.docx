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55F1B" w14:textId="77777777" w:rsidR="00073067" w:rsidRDefault="00000000">
      <w:pPr>
        <w:spacing w:before="48" w:line="276" w:lineRule="auto"/>
        <w:ind w:left="370"/>
        <w:jc w:val="center"/>
        <w:rPr>
          <w:b/>
          <w:bCs/>
          <w:color w:val="000000"/>
          <w:sz w:val="24"/>
          <w:szCs w:val="24"/>
        </w:rPr>
      </w:pPr>
      <w:r>
        <w:rPr>
          <w:b/>
          <w:bCs/>
          <w:color w:val="000000"/>
          <w:sz w:val="24"/>
          <w:szCs w:val="24"/>
        </w:rPr>
        <w:t>Data Processing Agreement</w:t>
      </w:r>
    </w:p>
    <w:p w14:paraId="2CDE3A45" w14:textId="77777777" w:rsidR="00073067" w:rsidRDefault="00000000">
      <w:pPr>
        <w:pBdr>
          <w:top w:val="nil"/>
          <w:left w:val="nil"/>
          <w:bottom w:val="nil"/>
          <w:right w:val="nil"/>
          <w:between w:val="nil"/>
        </w:pBdr>
        <w:spacing w:before="249" w:line="276" w:lineRule="auto"/>
        <w:ind w:left="426"/>
        <w:jc w:val="both"/>
        <w:rPr>
          <w:color w:val="000000"/>
          <w:sz w:val="24"/>
          <w:szCs w:val="24"/>
        </w:rPr>
      </w:pPr>
      <w:r>
        <w:rPr>
          <w:color w:val="000000"/>
          <w:sz w:val="24"/>
          <w:szCs w:val="24"/>
        </w:rPr>
        <w:t>This Data Processing Agreement ("</w:t>
      </w:r>
      <w:r>
        <w:rPr>
          <w:b/>
          <w:bCs/>
          <w:color w:val="000000"/>
          <w:sz w:val="24"/>
          <w:szCs w:val="24"/>
        </w:rPr>
        <w:t>DPA</w:t>
      </w:r>
      <w:r>
        <w:rPr>
          <w:color w:val="000000"/>
          <w:sz w:val="24"/>
          <w:szCs w:val="24"/>
        </w:rPr>
        <w:t xml:space="preserve">") is entered into on _____ day of </w:t>
      </w:r>
      <w:proofErr w:type="gramStart"/>
      <w:r>
        <w:rPr>
          <w:color w:val="000000"/>
          <w:sz w:val="24"/>
          <w:szCs w:val="24"/>
        </w:rPr>
        <w:t>February,</w:t>
      </w:r>
      <w:proofErr w:type="gramEnd"/>
      <w:r>
        <w:rPr>
          <w:color w:val="000000"/>
          <w:sz w:val="24"/>
          <w:szCs w:val="24"/>
        </w:rPr>
        <w:t xml:space="preserve"> 202</w:t>
      </w:r>
      <w:r>
        <w:rPr>
          <w:sz w:val="24"/>
          <w:szCs w:val="24"/>
        </w:rPr>
        <w:t>6</w:t>
      </w:r>
      <w:r>
        <w:rPr>
          <w:color w:val="000000"/>
          <w:sz w:val="24"/>
          <w:szCs w:val="24"/>
        </w:rPr>
        <w:t xml:space="preserve"> by and between:</w:t>
      </w:r>
    </w:p>
    <w:p w14:paraId="646E2A07" w14:textId="77777777" w:rsidR="00073067" w:rsidRDefault="00000000">
      <w:pPr>
        <w:numPr>
          <w:ilvl w:val="0"/>
          <w:numId w:val="7"/>
        </w:numPr>
        <w:pBdr>
          <w:top w:val="nil"/>
          <w:left w:val="nil"/>
          <w:bottom w:val="nil"/>
          <w:right w:val="nil"/>
          <w:between w:val="nil"/>
        </w:pBdr>
        <w:spacing w:before="249" w:line="276" w:lineRule="auto"/>
        <w:ind w:left="426" w:firstLine="0"/>
        <w:jc w:val="both"/>
        <w:rPr>
          <w:color w:val="000000"/>
          <w:sz w:val="24"/>
          <w:szCs w:val="24"/>
        </w:rPr>
      </w:pPr>
      <w:proofErr w:type="spellStart"/>
      <w:r>
        <w:rPr>
          <w:b/>
          <w:bCs/>
          <w:color w:val="000000"/>
          <w:sz w:val="24"/>
          <w:szCs w:val="24"/>
        </w:rPr>
        <w:t>Shufti</w:t>
      </w:r>
      <w:proofErr w:type="spellEnd"/>
      <w:r>
        <w:rPr>
          <w:b/>
          <w:bCs/>
          <w:color w:val="000000"/>
          <w:sz w:val="24"/>
          <w:szCs w:val="24"/>
        </w:rPr>
        <w:t xml:space="preserve"> Pro Limited</w:t>
      </w:r>
      <w:r>
        <w:rPr>
          <w:color w:val="000000"/>
          <w:sz w:val="24"/>
          <w:szCs w:val="24"/>
        </w:rPr>
        <w:t xml:space="preserve">, a company incorporated in England and Wales, with its principal place of business located at </w:t>
      </w:r>
      <w:proofErr w:type="spellStart"/>
      <w:r>
        <w:rPr>
          <w:color w:val="000000"/>
          <w:sz w:val="24"/>
          <w:szCs w:val="24"/>
        </w:rPr>
        <w:t>Coppergate</w:t>
      </w:r>
      <w:proofErr w:type="spellEnd"/>
      <w:r>
        <w:rPr>
          <w:color w:val="000000"/>
          <w:sz w:val="24"/>
          <w:szCs w:val="24"/>
        </w:rPr>
        <w:t xml:space="preserve"> House, 10 Whites Row, E1 7NF, London, England (hereinafter referred to as the "</w:t>
      </w:r>
      <w:r>
        <w:rPr>
          <w:b/>
          <w:bCs/>
          <w:color w:val="000000"/>
          <w:sz w:val="24"/>
          <w:szCs w:val="24"/>
        </w:rPr>
        <w:t>Provider</w:t>
      </w:r>
      <w:r>
        <w:rPr>
          <w:color w:val="000000"/>
          <w:sz w:val="24"/>
          <w:szCs w:val="24"/>
        </w:rPr>
        <w:t>" or "</w:t>
      </w:r>
      <w:r>
        <w:rPr>
          <w:b/>
          <w:bCs/>
          <w:color w:val="000000"/>
          <w:sz w:val="24"/>
          <w:szCs w:val="24"/>
        </w:rPr>
        <w:t>Processor</w:t>
      </w:r>
      <w:r>
        <w:rPr>
          <w:color w:val="000000"/>
          <w:sz w:val="24"/>
          <w:szCs w:val="24"/>
        </w:rPr>
        <w:t>"</w:t>
      </w:r>
      <w:proofErr w:type="gramStart"/>
      <w:r>
        <w:rPr>
          <w:color w:val="000000"/>
          <w:sz w:val="24"/>
          <w:szCs w:val="24"/>
        </w:rPr>
        <w:t>);</w:t>
      </w:r>
      <w:proofErr w:type="gramEnd"/>
      <w:r>
        <w:rPr>
          <w:color w:val="000000"/>
          <w:sz w:val="24"/>
          <w:szCs w:val="24"/>
        </w:rPr>
        <w:t xml:space="preserve"> </w:t>
      </w:r>
    </w:p>
    <w:p w14:paraId="714F3AE3" w14:textId="77777777" w:rsidR="00073067" w:rsidRDefault="00000000">
      <w:pPr>
        <w:pBdr>
          <w:top w:val="nil"/>
          <w:left w:val="nil"/>
          <w:bottom w:val="nil"/>
          <w:right w:val="nil"/>
          <w:between w:val="nil"/>
        </w:pBdr>
        <w:spacing w:before="249" w:line="276" w:lineRule="auto"/>
        <w:ind w:left="426"/>
        <w:jc w:val="center"/>
        <w:rPr>
          <w:b/>
          <w:bCs/>
          <w:color w:val="000000"/>
          <w:sz w:val="24"/>
          <w:szCs w:val="24"/>
        </w:rPr>
      </w:pPr>
      <w:r>
        <w:rPr>
          <w:b/>
          <w:bCs/>
          <w:color w:val="000000"/>
          <w:sz w:val="24"/>
          <w:szCs w:val="24"/>
        </w:rPr>
        <w:t>AND</w:t>
      </w:r>
    </w:p>
    <w:p w14:paraId="07930955" w14:textId="77777777" w:rsidR="00073067" w:rsidRDefault="00000000">
      <w:pPr>
        <w:numPr>
          <w:ilvl w:val="0"/>
          <w:numId w:val="7"/>
        </w:numPr>
        <w:pBdr>
          <w:top w:val="nil"/>
          <w:left w:val="nil"/>
          <w:bottom w:val="nil"/>
          <w:right w:val="nil"/>
          <w:between w:val="nil"/>
        </w:pBdr>
        <w:spacing w:before="249" w:line="276" w:lineRule="auto"/>
        <w:ind w:left="426" w:firstLine="0"/>
        <w:jc w:val="both"/>
        <w:rPr>
          <w:color w:val="000000"/>
          <w:sz w:val="24"/>
          <w:szCs w:val="24"/>
        </w:rPr>
      </w:pPr>
      <w:r>
        <w:rPr>
          <w:b/>
          <w:bCs/>
          <w:color w:val="000000"/>
          <w:sz w:val="24"/>
          <w:szCs w:val="24"/>
        </w:rPr>
        <w:t>_______________</w:t>
      </w:r>
      <w:r>
        <w:rPr>
          <w:color w:val="000000"/>
          <w:sz w:val="24"/>
          <w:szCs w:val="24"/>
        </w:rPr>
        <w:t>, with its principal place of business located at _________________________ (hereinafter referred to as the "</w:t>
      </w:r>
      <w:r>
        <w:rPr>
          <w:b/>
          <w:bCs/>
          <w:color w:val="000000"/>
          <w:sz w:val="24"/>
          <w:szCs w:val="24"/>
        </w:rPr>
        <w:t>Client</w:t>
      </w:r>
      <w:r>
        <w:rPr>
          <w:color w:val="000000"/>
          <w:sz w:val="24"/>
          <w:szCs w:val="24"/>
        </w:rPr>
        <w:t>" or "</w:t>
      </w:r>
      <w:r>
        <w:rPr>
          <w:b/>
          <w:bCs/>
          <w:color w:val="000000"/>
          <w:sz w:val="24"/>
          <w:szCs w:val="24"/>
        </w:rPr>
        <w:t>Controller</w:t>
      </w:r>
      <w:r>
        <w:rPr>
          <w:color w:val="000000"/>
          <w:sz w:val="24"/>
          <w:szCs w:val="24"/>
        </w:rPr>
        <w:t>").</w:t>
      </w:r>
    </w:p>
    <w:p w14:paraId="2ED9C6E4" w14:textId="77777777" w:rsidR="00073067" w:rsidRDefault="00000000">
      <w:pPr>
        <w:pBdr>
          <w:top w:val="nil"/>
          <w:left w:val="nil"/>
          <w:bottom w:val="nil"/>
          <w:right w:val="nil"/>
          <w:between w:val="nil"/>
        </w:pBdr>
        <w:spacing w:before="249" w:line="276" w:lineRule="auto"/>
        <w:ind w:left="426"/>
        <w:jc w:val="both"/>
        <w:rPr>
          <w:color w:val="000000"/>
          <w:sz w:val="24"/>
          <w:szCs w:val="24"/>
        </w:rPr>
      </w:pPr>
      <w:r>
        <w:rPr>
          <w:color w:val="000000"/>
          <w:sz w:val="24"/>
          <w:szCs w:val="24"/>
        </w:rPr>
        <w:t>The Client and the Provider are individually referred to as a "</w:t>
      </w:r>
      <w:r>
        <w:rPr>
          <w:b/>
          <w:bCs/>
          <w:color w:val="000000"/>
          <w:sz w:val="24"/>
          <w:szCs w:val="24"/>
        </w:rPr>
        <w:t>Party</w:t>
      </w:r>
      <w:r>
        <w:rPr>
          <w:color w:val="000000"/>
          <w:sz w:val="24"/>
          <w:szCs w:val="24"/>
        </w:rPr>
        <w:t>" and collectively as the "</w:t>
      </w:r>
      <w:r>
        <w:rPr>
          <w:b/>
          <w:bCs/>
          <w:color w:val="000000"/>
          <w:sz w:val="24"/>
          <w:szCs w:val="24"/>
        </w:rPr>
        <w:t>Parties</w:t>
      </w:r>
      <w:r>
        <w:rPr>
          <w:color w:val="000000"/>
          <w:sz w:val="24"/>
          <w:szCs w:val="24"/>
        </w:rPr>
        <w:t>."</w:t>
      </w:r>
    </w:p>
    <w:p w14:paraId="73AFD777" w14:textId="77777777" w:rsidR="00073067" w:rsidRDefault="00000000">
      <w:pPr>
        <w:pBdr>
          <w:top w:val="nil"/>
          <w:left w:val="nil"/>
          <w:bottom w:val="nil"/>
          <w:right w:val="nil"/>
          <w:between w:val="nil"/>
        </w:pBdr>
        <w:spacing w:before="249" w:line="276" w:lineRule="auto"/>
        <w:ind w:left="426"/>
        <w:jc w:val="both"/>
        <w:rPr>
          <w:color w:val="000000"/>
          <w:sz w:val="24"/>
          <w:szCs w:val="24"/>
        </w:rPr>
      </w:pPr>
      <w:r>
        <w:rPr>
          <w:b/>
          <w:bCs/>
          <w:color w:val="000000"/>
          <w:sz w:val="24"/>
          <w:szCs w:val="24"/>
        </w:rPr>
        <w:t>WHEREAS</w:t>
      </w:r>
      <w:r>
        <w:rPr>
          <w:color w:val="000000"/>
          <w:sz w:val="24"/>
          <w:szCs w:val="24"/>
        </w:rPr>
        <w:t xml:space="preserve">, the Parties have entered into an Agreement under which the Provider delivers services to the Client that involve the processing of Personal Data on behalf of the </w:t>
      </w:r>
      <w:proofErr w:type="gramStart"/>
      <w:r>
        <w:rPr>
          <w:color w:val="000000"/>
          <w:sz w:val="24"/>
          <w:szCs w:val="24"/>
        </w:rPr>
        <w:t>Client;</w:t>
      </w:r>
      <w:proofErr w:type="gramEnd"/>
    </w:p>
    <w:p w14:paraId="3BE9EABD" w14:textId="77777777" w:rsidR="00073067" w:rsidRDefault="00000000">
      <w:pPr>
        <w:pBdr>
          <w:top w:val="nil"/>
          <w:left w:val="nil"/>
          <w:bottom w:val="nil"/>
          <w:right w:val="nil"/>
          <w:between w:val="nil"/>
        </w:pBdr>
        <w:spacing w:before="249" w:line="276" w:lineRule="auto"/>
        <w:ind w:left="426"/>
        <w:jc w:val="both"/>
        <w:rPr>
          <w:color w:val="000000"/>
          <w:sz w:val="24"/>
          <w:szCs w:val="24"/>
        </w:rPr>
      </w:pPr>
      <w:r>
        <w:rPr>
          <w:b/>
          <w:bCs/>
          <w:color w:val="000000"/>
          <w:sz w:val="24"/>
          <w:szCs w:val="24"/>
        </w:rPr>
        <w:t>AND WHEREAS</w:t>
      </w:r>
      <w:r>
        <w:rPr>
          <w:color w:val="000000"/>
          <w:sz w:val="24"/>
          <w:szCs w:val="24"/>
        </w:rPr>
        <w:t>, the Parties wish to ensure that the processing of Personal Data is conducted in accordance with applicable data protection laws and regulations, including but not limited to the General Data Protection Regulation (EU) 2016/679 ("</w:t>
      </w:r>
      <w:r>
        <w:rPr>
          <w:b/>
          <w:bCs/>
          <w:color w:val="000000"/>
          <w:sz w:val="24"/>
          <w:szCs w:val="24"/>
        </w:rPr>
        <w:t>GDPR</w:t>
      </w:r>
      <w:r>
        <w:rPr>
          <w:color w:val="000000"/>
          <w:sz w:val="24"/>
          <w:szCs w:val="24"/>
        </w:rPr>
        <w:t>"</w:t>
      </w:r>
      <w:proofErr w:type="gramStart"/>
      <w:r>
        <w:rPr>
          <w:color w:val="000000"/>
          <w:sz w:val="24"/>
          <w:szCs w:val="24"/>
        </w:rPr>
        <w:t>);</w:t>
      </w:r>
      <w:proofErr w:type="gramEnd"/>
    </w:p>
    <w:p w14:paraId="17DF2DE7" w14:textId="77777777" w:rsidR="00073067" w:rsidRDefault="00000000">
      <w:pPr>
        <w:pBdr>
          <w:top w:val="nil"/>
          <w:left w:val="nil"/>
          <w:bottom w:val="nil"/>
          <w:right w:val="nil"/>
          <w:between w:val="nil"/>
        </w:pBdr>
        <w:spacing w:before="249" w:line="276" w:lineRule="auto"/>
        <w:ind w:left="426"/>
        <w:jc w:val="both"/>
        <w:rPr>
          <w:color w:val="000000"/>
          <w:sz w:val="24"/>
          <w:szCs w:val="24"/>
        </w:rPr>
      </w:pPr>
      <w:r>
        <w:rPr>
          <w:b/>
          <w:bCs/>
          <w:color w:val="000000"/>
          <w:sz w:val="24"/>
          <w:szCs w:val="24"/>
        </w:rPr>
        <w:t>NOW, THEREFORE</w:t>
      </w:r>
      <w:r>
        <w:rPr>
          <w:color w:val="000000"/>
          <w:sz w:val="24"/>
          <w:szCs w:val="24"/>
        </w:rPr>
        <w:t>, in consideration of the mutual promises and covenants herein, the Parties agree to comply with the terms and conditions set forth in this DPA.</w:t>
      </w:r>
    </w:p>
    <w:p w14:paraId="67F0B734" w14:textId="77777777" w:rsidR="00073067" w:rsidRDefault="00073067">
      <w:pPr>
        <w:pBdr>
          <w:top w:val="nil"/>
          <w:left w:val="nil"/>
          <w:bottom w:val="nil"/>
          <w:right w:val="nil"/>
          <w:between w:val="nil"/>
        </w:pBdr>
        <w:spacing w:before="201" w:line="276" w:lineRule="auto"/>
        <w:rPr>
          <w:color w:val="000000"/>
          <w:sz w:val="24"/>
          <w:szCs w:val="24"/>
        </w:rPr>
      </w:pPr>
      <w:bookmarkStart w:id="0" w:name="_heading=h.qap77lkeqooa" w:colFirst="0" w:colLast="0"/>
      <w:bookmarkEnd w:id="0"/>
    </w:p>
    <w:p w14:paraId="18B14040" w14:textId="77777777" w:rsidR="00073067" w:rsidRDefault="00000000">
      <w:pPr>
        <w:pStyle w:val="Heading1"/>
        <w:numPr>
          <w:ilvl w:val="0"/>
          <w:numId w:val="6"/>
        </w:numPr>
        <w:tabs>
          <w:tab w:val="left" w:pos="845"/>
        </w:tabs>
        <w:spacing w:line="276" w:lineRule="auto"/>
        <w:rPr>
          <w:color w:val="000000"/>
        </w:rPr>
      </w:pPr>
      <w:bookmarkStart w:id="1" w:name="_heading=h.qu4r42tibvlh" w:colFirst="0" w:colLast="0"/>
      <w:bookmarkEnd w:id="1"/>
      <w:r>
        <w:rPr>
          <w:color w:val="000000"/>
        </w:rPr>
        <w:t>DEFINITIONS</w:t>
      </w:r>
    </w:p>
    <w:p w14:paraId="62FAA27A" w14:textId="77777777" w:rsidR="00073067" w:rsidRDefault="00073067">
      <w:pPr>
        <w:pBdr>
          <w:top w:val="nil"/>
          <w:left w:val="nil"/>
          <w:bottom w:val="nil"/>
          <w:right w:val="nil"/>
          <w:between w:val="nil"/>
        </w:pBdr>
        <w:spacing w:line="276" w:lineRule="auto"/>
        <w:rPr>
          <w:b/>
          <w:bCs/>
          <w:color w:val="000000"/>
          <w:sz w:val="24"/>
          <w:szCs w:val="24"/>
        </w:rPr>
      </w:pPr>
    </w:p>
    <w:p w14:paraId="44380A3F" w14:textId="77777777" w:rsidR="00073067" w:rsidRDefault="00000000">
      <w:pPr>
        <w:pBdr>
          <w:top w:val="nil"/>
          <w:left w:val="nil"/>
          <w:bottom w:val="nil"/>
          <w:right w:val="nil"/>
          <w:between w:val="nil"/>
        </w:pBdr>
        <w:spacing w:line="276" w:lineRule="auto"/>
        <w:ind w:left="485"/>
        <w:rPr>
          <w:color w:val="000000"/>
          <w:sz w:val="24"/>
          <w:szCs w:val="24"/>
        </w:rPr>
      </w:pPr>
      <w:r>
        <w:rPr>
          <w:color w:val="000000"/>
          <w:sz w:val="24"/>
          <w:szCs w:val="24"/>
        </w:rPr>
        <w:t>All capitalized terms not defined in this DPA have the meanings set forth in the Agreement.</w:t>
      </w:r>
    </w:p>
    <w:p w14:paraId="34EDEA41" w14:textId="77777777" w:rsidR="00073067" w:rsidRDefault="00073067">
      <w:pPr>
        <w:pBdr>
          <w:top w:val="nil"/>
          <w:left w:val="nil"/>
          <w:bottom w:val="nil"/>
          <w:right w:val="nil"/>
          <w:between w:val="nil"/>
        </w:pBdr>
        <w:spacing w:line="276" w:lineRule="auto"/>
        <w:rPr>
          <w:color w:val="000000"/>
          <w:sz w:val="24"/>
          <w:szCs w:val="24"/>
        </w:rPr>
      </w:pPr>
    </w:p>
    <w:p w14:paraId="26409183" w14:textId="77777777" w:rsidR="00073067" w:rsidRDefault="00000000">
      <w:pPr>
        <w:numPr>
          <w:ilvl w:val="1"/>
          <w:numId w:val="6"/>
        </w:numPr>
        <w:pBdr>
          <w:top w:val="nil"/>
          <w:left w:val="nil"/>
          <w:bottom w:val="nil"/>
          <w:right w:val="nil"/>
          <w:between w:val="nil"/>
        </w:pBdr>
        <w:tabs>
          <w:tab w:val="left" w:pos="843"/>
          <w:tab w:val="left" w:pos="845"/>
        </w:tabs>
        <w:spacing w:line="276" w:lineRule="auto"/>
        <w:ind w:left="845" w:right="202"/>
        <w:jc w:val="both"/>
        <w:rPr>
          <w:color w:val="000000"/>
          <w:sz w:val="24"/>
          <w:szCs w:val="24"/>
        </w:rPr>
      </w:pPr>
      <w:r>
        <w:rPr>
          <w:color w:val="000000"/>
          <w:sz w:val="24"/>
          <w:szCs w:val="24"/>
        </w:rPr>
        <w:t>"</w:t>
      </w:r>
      <w:r>
        <w:rPr>
          <w:b/>
          <w:bCs/>
          <w:color w:val="000000"/>
          <w:sz w:val="24"/>
          <w:szCs w:val="24"/>
        </w:rPr>
        <w:t>Agreement(s)</w:t>
      </w:r>
      <w:r>
        <w:rPr>
          <w:color w:val="000000"/>
          <w:sz w:val="24"/>
          <w:szCs w:val="24"/>
        </w:rPr>
        <w:t>" refers to the Sales Order and Terms and Conditions agreed upon or signed between the Provider and the Client, under which the Provider delivers Services to the Client that involve the processing of Personal Data on behalf of the Client.</w:t>
      </w:r>
    </w:p>
    <w:p w14:paraId="161B1686" w14:textId="77777777" w:rsidR="00073067" w:rsidRDefault="00073067">
      <w:pPr>
        <w:pBdr>
          <w:top w:val="nil"/>
          <w:left w:val="nil"/>
          <w:bottom w:val="nil"/>
          <w:right w:val="nil"/>
          <w:between w:val="nil"/>
        </w:pBdr>
        <w:spacing w:line="276" w:lineRule="auto"/>
        <w:rPr>
          <w:color w:val="000000"/>
          <w:sz w:val="24"/>
          <w:szCs w:val="24"/>
        </w:rPr>
      </w:pPr>
    </w:p>
    <w:p w14:paraId="283BD48B" w14:textId="77777777" w:rsidR="00073067" w:rsidRDefault="00000000">
      <w:pPr>
        <w:numPr>
          <w:ilvl w:val="1"/>
          <w:numId w:val="6"/>
        </w:numPr>
        <w:pBdr>
          <w:top w:val="nil"/>
          <w:left w:val="nil"/>
          <w:bottom w:val="nil"/>
          <w:right w:val="nil"/>
          <w:between w:val="nil"/>
        </w:pBdr>
        <w:tabs>
          <w:tab w:val="left" w:pos="845"/>
          <w:tab w:val="left" w:pos="5356"/>
          <w:tab w:val="left" w:pos="9546"/>
        </w:tabs>
        <w:spacing w:line="276" w:lineRule="auto"/>
        <w:ind w:left="845" w:right="203"/>
        <w:jc w:val="both"/>
        <w:rPr>
          <w:i/>
          <w:iCs/>
          <w:color w:val="000000"/>
          <w:sz w:val="24"/>
          <w:szCs w:val="24"/>
        </w:rPr>
      </w:pPr>
      <w:r>
        <w:rPr>
          <w:color w:val="000000"/>
          <w:sz w:val="24"/>
          <w:szCs w:val="24"/>
        </w:rPr>
        <w:t>"</w:t>
      </w:r>
      <w:r>
        <w:rPr>
          <w:b/>
          <w:bCs/>
          <w:color w:val="000000"/>
          <w:sz w:val="24"/>
          <w:szCs w:val="24"/>
        </w:rPr>
        <w:t>Approved Jurisdiction</w:t>
      </w:r>
      <w:r>
        <w:rPr>
          <w:color w:val="000000"/>
          <w:sz w:val="24"/>
          <w:szCs w:val="24"/>
        </w:rPr>
        <w:t>" means a member state of the European Economic Area (EEA) or any other jurisdiction that the European Commission has designated as providing an adequate level of data protection in accordance with applicable data protection laws.</w:t>
      </w:r>
    </w:p>
    <w:p w14:paraId="1A55A560" w14:textId="77777777" w:rsidR="00073067" w:rsidRDefault="00073067">
      <w:pPr>
        <w:pBdr>
          <w:top w:val="nil"/>
          <w:left w:val="nil"/>
          <w:bottom w:val="nil"/>
          <w:right w:val="nil"/>
          <w:between w:val="nil"/>
        </w:pBdr>
        <w:spacing w:line="276" w:lineRule="auto"/>
        <w:rPr>
          <w:i/>
          <w:iCs/>
          <w:color w:val="000000"/>
          <w:sz w:val="24"/>
          <w:szCs w:val="24"/>
        </w:rPr>
      </w:pPr>
    </w:p>
    <w:p w14:paraId="62B61549" w14:textId="77777777" w:rsidR="00073067" w:rsidRDefault="00000000">
      <w:pPr>
        <w:numPr>
          <w:ilvl w:val="1"/>
          <w:numId w:val="6"/>
        </w:numPr>
        <w:pBdr>
          <w:top w:val="nil"/>
          <w:left w:val="nil"/>
          <w:bottom w:val="nil"/>
          <w:right w:val="nil"/>
          <w:between w:val="nil"/>
        </w:pBdr>
        <w:tabs>
          <w:tab w:val="left" w:pos="843"/>
          <w:tab w:val="left" w:pos="845"/>
        </w:tabs>
        <w:spacing w:line="276" w:lineRule="auto"/>
        <w:ind w:left="845" w:right="208"/>
        <w:jc w:val="both"/>
        <w:rPr>
          <w:color w:val="000000"/>
          <w:sz w:val="24"/>
          <w:szCs w:val="24"/>
        </w:rPr>
      </w:pPr>
      <w:r>
        <w:rPr>
          <w:color w:val="000000"/>
          <w:sz w:val="24"/>
          <w:szCs w:val="24"/>
        </w:rPr>
        <w:t>"</w:t>
      </w:r>
      <w:r>
        <w:rPr>
          <w:b/>
          <w:bCs/>
          <w:color w:val="000000"/>
          <w:sz w:val="24"/>
          <w:szCs w:val="24"/>
        </w:rPr>
        <w:t>Breach Incident</w:t>
      </w:r>
      <w:r>
        <w:rPr>
          <w:color w:val="000000"/>
          <w:sz w:val="24"/>
          <w:szCs w:val="24"/>
        </w:rPr>
        <w:t>" refers to any breach of security leading to the accidental or unlawful destruction, loss, alteration, unauthorized disclosure of, or access to, Personal Data transmitted, stored, or otherwise processed.</w:t>
      </w:r>
    </w:p>
    <w:p w14:paraId="7E5B814F" w14:textId="77777777" w:rsidR="00073067" w:rsidRDefault="00073067">
      <w:pPr>
        <w:pBdr>
          <w:top w:val="nil"/>
          <w:left w:val="nil"/>
          <w:bottom w:val="nil"/>
          <w:right w:val="nil"/>
          <w:between w:val="nil"/>
        </w:pBdr>
        <w:spacing w:line="276" w:lineRule="auto"/>
        <w:rPr>
          <w:color w:val="000000"/>
          <w:sz w:val="24"/>
          <w:szCs w:val="24"/>
        </w:rPr>
      </w:pPr>
    </w:p>
    <w:p w14:paraId="177CB434" w14:textId="77777777" w:rsidR="00073067" w:rsidRDefault="00000000">
      <w:pPr>
        <w:numPr>
          <w:ilvl w:val="1"/>
          <w:numId w:val="6"/>
        </w:numPr>
        <w:pBdr>
          <w:top w:val="nil"/>
          <w:left w:val="nil"/>
          <w:bottom w:val="nil"/>
          <w:right w:val="nil"/>
          <w:between w:val="nil"/>
        </w:pBdr>
        <w:tabs>
          <w:tab w:val="left" w:pos="843"/>
          <w:tab w:val="left" w:pos="845"/>
        </w:tabs>
        <w:spacing w:line="276" w:lineRule="auto"/>
        <w:ind w:left="845" w:right="205"/>
        <w:jc w:val="both"/>
        <w:rPr>
          <w:color w:val="000000"/>
          <w:sz w:val="24"/>
          <w:szCs w:val="24"/>
        </w:rPr>
      </w:pPr>
      <w:r>
        <w:rPr>
          <w:b/>
          <w:bCs/>
          <w:color w:val="000000"/>
          <w:sz w:val="24"/>
          <w:szCs w:val="24"/>
        </w:rPr>
        <w:t>"Process</w:t>
      </w:r>
      <w:r>
        <w:rPr>
          <w:color w:val="000000"/>
          <w:sz w:val="24"/>
          <w:szCs w:val="24"/>
        </w:rPr>
        <w:t>" or "</w:t>
      </w:r>
      <w:r>
        <w:rPr>
          <w:b/>
          <w:bCs/>
          <w:color w:val="000000"/>
          <w:sz w:val="24"/>
          <w:szCs w:val="24"/>
        </w:rPr>
        <w:t>Processing</w:t>
      </w:r>
      <w:r>
        <w:rPr>
          <w:color w:val="000000"/>
          <w:sz w:val="24"/>
          <w:szCs w:val="24"/>
        </w:rPr>
        <w:t>" refers to any operation or set of operations performed on Personal Data or on sets of Personal Data, whether by automated means, such as collection, recording, organization, structuring, storage, alteration, retrieval, consultation, use, disclosure, dissemination, restriction, erasure, or destruction.</w:t>
      </w:r>
    </w:p>
    <w:p w14:paraId="2619F626" w14:textId="77777777" w:rsidR="00073067" w:rsidRDefault="00073067">
      <w:pPr>
        <w:pBdr>
          <w:top w:val="nil"/>
          <w:left w:val="nil"/>
          <w:bottom w:val="nil"/>
          <w:right w:val="nil"/>
          <w:between w:val="nil"/>
        </w:pBdr>
        <w:spacing w:line="276" w:lineRule="auto"/>
        <w:rPr>
          <w:color w:val="000000"/>
          <w:sz w:val="24"/>
          <w:szCs w:val="24"/>
        </w:rPr>
      </w:pPr>
    </w:p>
    <w:p w14:paraId="4D04DFAE" w14:textId="77777777" w:rsidR="00073067" w:rsidRDefault="00000000">
      <w:pPr>
        <w:numPr>
          <w:ilvl w:val="1"/>
          <w:numId w:val="6"/>
        </w:numPr>
        <w:pBdr>
          <w:top w:val="nil"/>
          <w:left w:val="nil"/>
          <w:bottom w:val="nil"/>
          <w:right w:val="nil"/>
          <w:between w:val="nil"/>
        </w:pBdr>
        <w:tabs>
          <w:tab w:val="left" w:pos="843"/>
          <w:tab w:val="left" w:pos="845"/>
        </w:tabs>
        <w:spacing w:line="276" w:lineRule="auto"/>
        <w:ind w:left="845" w:right="204"/>
        <w:jc w:val="both"/>
        <w:rPr>
          <w:color w:val="000000"/>
          <w:sz w:val="24"/>
          <w:szCs w:val="24"/>
        </w:rPr>
      </w:pPr>
      <w:r>
        <w:rPr>
          <w:color w:val="000000"/>
          <w:sz w:val="24"/>
          <w:szCs w:val="24"/>
        </w:rPr>
        <w:t>“</w:t>
      </w:r>
      <w:r>
        <w:rPr>
          <w:b/>
          <w:bCs/>
          <w:color w:val="000000"/>
          <w:sz w:val="24"/>
          <w:szCs w:val="24"/>
        </w:rPr>
        <w:t>Special Categories of Data</w:t>
      </w:r>
      <w:r>
        <w:rPr>
          <w:color w:val="000000"/>
          <w:sz w:val="24"/>
          <w:szCs w:val="24"/>
        </w:rPr>
        <w:t>" refers to Personal Data revealing racial or ethnic origin, political opinions, religious or philosophical beliefs, trade-union membership, and the processing of genetic data, biometric data (where used for identification purposes), health data, or data concerning a natural person's sex life or sexual orientation.</w:t>
      </w:r>
    </w:p>
    <w:p w14:paraId="4F05E1D0" w14:textId="77777777" w:rsidR="00073067" w:rsidRDefault="00073067">
      <w:pPr>
        <w:pBdr>
          <w:top w:val="nil"/>
          <w:left w:val="nil"/>
          <w:bottom w:val="nil"/>
          <w:right w:val="nil"/>
          <w:between w:val="nil"/>
        </w:pBdr>
        <w:spacing w:before="201" w:line="276" w:lineRule="auto"/>
        <w:rPr>
          <w:color w:val="000000"/>
          <w:sz w:val="24"/>
          <w:szCs w:val="24"/>
        </w:rPr>
      </w:pPr>
    </w:p>
    <w:p w14:paraId="2FB4CCF8" w14:textId="77777777" w:rsidR="00073067" w:rsidRDefault="00000000">
      <w:pPr>
        <w:pStyle w:val="Heading1"/>
        <w:numPr>
          <w:ilvl w:val="0"/>
          <w:numId w:val="6"/>
        </w:numPr>
        <w:tabs>
          <w:tab w:val="left" w:pos="845"/>
        </w:tabs>
        <w:spacing w:line="276" w:lineRule="auto"/>
        <w:ind w:left="851" w:hanging="567"/>
        <w:rPr>
          <w:color w:val="000000"/>
        </w:rPr>
      </w:pPr>
      <w:bookmarkStart w:id="2" w:name="_heading=h.gnmhboucmk3r" w:colFirst="0" w:colLast="0"/>
      <w:bookmarkEnd w:id="2"/>
      <w:r>
        <w:rPr>
          <w:color w:val="000000"/>
        </w:rPr>
        <w:t>Data Protection and Privacy</w:t>
      </w:r>
    </w:p>
    <w:p w14:paraId="462808DB" w14:textId="77777777" w:rsidR="00073067" w:rsidRDefault="00073067">
      <w:pPr>
        <w:pStyle w:val="Heading1"/>
        <w:tabs>
          <w:tab w:val="left" w:pos="845"/>
        </w:tabs>
        <w:spacing w:line="276" w:lineRule="auto"/>
        <w:ind w:firstLine="0"/>
        <w:rPr>
          <w:color w:val="000000"/>
        </w:rPr>
      </w:pPr>
    </w:p>
    <w:p w14:paraId="08E88D55" w14:textId="77777777" w:rsidR="00073067" w:rsidRDefault="00000000">
      <w:pPr>
        <w:numPr>
          <w:ilvl w:val="1"/>
          <w:numId w:val="7"/>
        </w:numPr>
        <w:pBdr>
          <w:top w:val="nil"/>
          <w:left w:val="nil"/>
          <w:bottom w:val="nil"/>
          <w:right w:val="nil"/>
          <w:between w:val="nil"/>
        </w:pBdr>
        <w:tabs>
          <w:tab w:val="left" w:pos="843"/>
        </w:tabs>
        <w:spacing w:line="276" w:lineRule="auto"/>
        <w:ind w:left="284" w:right="175" w:firstLine="0"/>
        <w:jc w:val="both"/>
        <w:rPr>
          <w:color w:val="000000"/>
          <w:sz w:val="24"/>
          <w:szCs w:val="24"/>
        </w:rPr>
      </w:pPr>
      <w:r>
        <w:rPr>
          <w:color w:val="000000"/>
          <w:sz w:val="24"/>
          <w:szCs w:val="24"/>
        </w:rPr>
        <w:t>The Provider shall process Personal Data only on documented instructions from the Client unless required to do so by applicable law. In such cases, the Provider shall inform the Client of that legal requirement before processing, unless the law prohibits such information on grounds of public interest.</w:t>
      </w:r>
    </w:p>
    <w:p w14:paraId="5C82AC33" w14:textId="77777777" w:rsidR="00073067" w:rsidRDefault="00073067">
      <w:pPr>
        <w:pBdr>
          <w:top w:val="nil"/>
          <w:left w:val="nil"/>
          <w:bottom w:val="nil"/>
          <w:right w:val="nil"/>
          <w:between w:val="nil"/>
        </w:pBdr>
        <w:tabs>
          <w:tab w:val="left" w:pos="843"/>
        </w:tabs>
        <w:spacing w:line="276" w:lineRule="auto"/>
        <w:ind w:left="284" w:right="175"/>
        <w:jc w:val="both"/>
        <w:rPr>
          <w:color w:val="000000"/>
          <w:sz w:val="24"/>
          <w:szCs w:val="24"/>
        </w:rPr>
      </w:pPr>
    </w:p>
    <w:p w14:paraId="1C1514D2" w14:textId="77777777" w:rsidR="00073067" w:rsidRDefault="00000000">
      <w:pPr>
        <w:numPr>
          <w:ilvl w:val="1"/>
          <w:numId w:val="7"/>
        </w:numPr>
        <w:pBdr>
          <w:top w:val="nil"/>
          <w:left w:val="nil"/>
          <w:bottom w:val="nil"/>
          <w:right w:val="nil"/>
          <w:between w:val="nil"/>
        </w:pBdr>
        <w:tabs>
          <w:tab w:val="left" w:pos="843"/>
        </w:tabs>
        <w:spacing w:line="276" w:lineRule="auto"/>
        <w:ind w:left="284" w:right="175" w:firstLine="0"/>
        <w:jc w:val="both"/>
        <w:rPr>
          <w:color w:val="000000"/>
          <w:sz w:val="24"/>
          <w:szCs w:val="24"/>
        </w:rPr>
      </w:pPr>
      <w:r>
        <w:rPr>
          <w:color w:val="000000"/>
          <w:sz w:val="24"/>
          <w:szCs w:val="24"/>
        </w:rPr>
        <w:t>The Provider shall ensure that all personnel authorized to process Personal Data have committed themselves to confidentiality or are under an appropriate statutory obligation of confidentiality.</w:t>
      </w:r>
    </w:p>
    <w:p w14:paraId="6FCC6C2A" w14:textId="77777777" w:rsidR="00073067" w:rsidRDefault="00073067">
      <w:pPr>
        <w:tabs>
          <w:tab w:val="left" w:pos="843"/>
        </w:tabs>
        <w:spacing w:line="276" w:lineRule="auto"/>
        <w:ind w:left="284" w:right="175"/>
        <w:jc w:val="both"/>
        <w:rPr>
          <w:color w:val="000000"/>
          <w:sz w:val="24"/>
          <w:szCs w:val="24"/>
        </w:rPr>
      </w:pPr>
    </w:p>
    <w:p w14:paraId="105E8A16" w14:textId="77777777" w:rsidR="00073067" w:rsidRDefault="00000000">
      <w:pPr>
        <w:numPr>
          <w:ilvl w:val="1"/>
          <w:numId w:val="7"/>
        </w:numPr>
        <w:pBdr>
          <w:top w:val="nil"/>
          <w:left w:val="nil"/>
          <w:bottom w:val="nil"/>
          <w:right w:val="nil"/>
          <w:between w:val="nil"/>
        </w:pBdr>
        <w:tabs>
          <w:tab w:val="left" w:pos="843"/>
        </w:tabs>
        <w:spacing w:line="276" w:lineRule="auto"/>
        <w:ind w:left="284" w:right="175" w:firstLine="0"/>
        <w:jc w:val="both"/>
        <w:rPr>
          <w:color w:val="000000"/>
          <w:sz w:val="24"/>
          <w:szCs w:val="24"/>
        </w:rPr>
      </w:pPr>
      <w:r>
        <w:rPr>
          <w:color w:val="000000"/>
          <w:sz w:val="24"/>
          <w:szCs w:val="24"/>
        </w:rPr>
        <w:t xml:space="preserve">The Provider shall implement and maintain appropriate technical and organizational measures to protect Personal Data against accidental or unlawful destruction, loss, alteration, unauthorized disclosure, or access. These measures shall ensure a level of security appropriate to the risk, </w:t>
      </w:r>
      <w:proofErr w:type="gramStart"/>
      <w:r>
        <w:rPr>
          <w:color w:val="000000"/>
          <w:sz w:val="24"/>
          <w:szCs w:val="24"/>
        </w:rPr>
        <w:t>taking into account</w:t>
      </w:r>
      <w:proofErr w:type="gramEnd"/>
      <w:r>
        <w:rPr>
          <w:color w:val="000000"/>
          <w:sz w:val="24"/>
          <w:szCs w:val="24"/>
        </w:rPr>
        <w:t xml:space="preserve"> the current best practices, costs of implementation, nature, scope, context, and purposes of processing, as well as the likelihood and severity of risks to the rights and freedoms of natural persons.</w:t>
      </w:r>
    </w:p>
    <w:p w14:paraId="15E42704" w14:textId="77777777" w:rsidR="00073067" w:rsidRDefault="00073067">
      <w:pPr>
        <w:tabs>
          <w:tab w:val="left" w:pos="843"/>
        </w:tabs>
        <w:spacing w:line="276" w:lineRule="auto"/>
        <w:ind w:left="284" w:right="175"/>
        <w:jc w:val="both"/>
        <w:rPr>
          <w:color w:val="000000"/>
          <w:sz w:val="24"/>
          <w:szCs w:val="24"/>
        </w:rPr>
      </w:pPr>
    </w:p>
    <w:p w14:paraId="6CB980B1" w14:textId="77777777" w:rsidR="00073067" w:rsidRDefault="00000000">
      <w:pPr>
        <w:numPr>
          <w:ilvl w:val="1"/>
          <w:numId w:val="7"/>
        </w:numPr>
        <w:pBdr>
          <w:top w:val="nil"/>
          <w:left w:val="nil"/>
          <w:bottom w:val="nil"/>
          <w:right w:val="nil"/>
          <w:between w:val="nil"/>
        </w:pBdr>
        <w:tabs>
          <w:tab w:val="left" w:pos="843"/>
        </w:tabs>
        <w:spacing w:line="276" w:lineRule="auto"/>
        <w:ind w:left="284" w:right="175" w:firstLine="0"/>
        <w:jc w:val="both"/>
        <w:rPr>
          <w:color w:val="000000"/>
          <w:sz w:val="24"/>
          <w:szCs w:val="24"/>
        </w:rPr>
      </w:pPr>
      <w:r>
        <w:rPr>
          <w:color w:val="000000"/>
          <w:sz w:val="24"/>
          <w:szCs w:val="24"/>
        </w:rPr>
        <w:t>The Provider shall notify the Client without undue delay, and no later than forty-eight (48) hours after becoming aware of any Breach Incident. Such notification shall include, at a minimum, the nature of the breach, the categories and approximate number of data subjects affected, the likely consequences of the breach, and any measures taken or proposed to address the breach. Notifications must be sent to the Client via email at ___________________.</w:t>
      </w:r>
    </w:p>
    <w:p w14:paraId="238B0801" w14:textId="77777777" w:rsidR="00073067" w:rsidRDefault="00073067">
      <w:pPr>
        <w:tabs>
          <w:tab w:val="left" w:pos="843"/>
        </w:tabs>
        <w:spacing w:line="276" w:lineRule="auto"/>
        <w:ind w:left="284" w:right="175"/>
        <w:jc w:val="both"/>
        <w:rPr>
          <w:color w:val="000000"/>
          <w:sz w:val="24"/>
          <w:szCs w:val="24"/>
        </w:rPr>
      </w:pPr>
    </w:p>
    <w:p w14:paraId="27BED206" w14:textId="77777777" w:rsidR="00073067" w:rsidRDefault="00000000">
      <w:pPr>
        <w:numPr>
          <w:ilvl w:val="1"/>
          <w:numId w:val="7"/>
        </w:numPr>
        <w:pBdr>
          <w:top w:val="nil"/>
          <w:left w:val="nil"/>
          <w:bottom w:val="nil"/>
          <w:right w:val="nil"/>
          <w:between w:val="nil"/>
        </w:pBdr>
        <w:tabs>
          <w:tab w:val="left" w:pos="843"/>
        </w:tabs>
        <w:spacing w:line="276" w:lineRule="auto"/>
        <w:ind w:left="284" w:right="175" w:firstLine="0"/>
        <w:jc w:val="both"/>
        <w:rPr>
          <w:color w:val="000000"/>
          <w:sz w:val="24"/>
          <w:szCs w:val="24"/>
        </w:rPr>
      </w:pPr>
      <w:r>
        <w:rPr>
          <w:color w:val="000000"/>
          <w:sz w:val="24"/>
          <w:szCs w:val="24"/>
        </w:rPr>
        <w:t>The Provider shall promptly notify the Client of any legally binding request for disclosure of Personal Data by a law enforcement authority or any other competent authority, unless otherwise prohibited by law.</w:t>
      </w:r>
    </w:p>
    <w:p w14:paraId="5E8C0AD7" w14:textId="77777777" w:rsidR="00073067" w:rsidRDefault="00073067">
      <w:pPr>
        <w:tabs>
          <w:tab w:val="left" w:pos="843"/>
        </w:tabs>
        <w:spacing w:line="276" w:lineRule="auto"/>
        <w:ind w:left="284" w:right="175"/>
        <w:jc w:val="both"/>
        <w:rPr>
          <w:color w:val="000000"/>
          <w:sz w:val="24"/>
          <w:szCs w:val="24"/>
        </w:rPr>
      </w:pPr>
    </w:p>
    <w:p w14:paraId="3D88D211" w14:textId="77777777" w:rsidR="00073067" w:rsidRDefault="00000000">
      <w:pPr>
        <w:numPr>
          <w:ilvl w:val="1"/>
          <w:numId w:val="7"/>
        </w:numPr>
        <w:pBdr>
          <w:top w:val="nil"/>
          <w:left w:val="nil"/>
          <w:bottom w:val="nil"/>
          <w:right w:val="nil"/>
          <w:between w:val="nil"/>
        </w:pBdr>
        <w:tabs>
          <w:tab w:val="left" w:pos="843"/>
        </w:tabs>
        <w:spacing w:line="276" w:lineRule="auto"/>
        <w:ind w:left="284" w:right="175" w:firstLine="0"/>
        <w:jc w:val="both"/>
        <w:rPr>
          <w:color w:val="000000"/>
          <w:sz w:val="24"/>
          <w:szCs w:val="24"/>
        </w:rPr>
      </w:pPr>
      <w:r>
        <w:rPr>
          <w:color w:val="000000"/>
          <w:sz w:val="24"/>
          <w:szCs w:val="24"/>
        </w:rPr>
        <w:t xml:space="preserve">The Provider shall not engage any sub-processor without the prior written authorization of the Client. The Provider shall enter into a written agreement with each sub-processor containing data protection obligations that provide at least the same level of protection for Personal Data as those set out in this DPA. </w:t>
      </w:r>
    </w:p>
    <w:p w14:paraId="44EFA899" w14:textId="77777777" w:rsidR="00073067" w:rsidRDefault="00073067">
      <w:pPr>
        <w:tabs>
          <w:tab w:val="left" w:pos="843"/>
        </w:tabs>
        <w:spacing w:line="276" w:lineRule="auto"/>
        <w:ind w:left="284" w:right="175"/>
        <w:jc w:val="both"/>
        <w:rPr>
          <w:color w:val="000000"/>
          <w:sz w:val="24"/>
          <w:szCs w:val="24"/>
        </w:rPr>
      </w:pPr>
    </w:p>
    <w:p w14:paraId="3923C7EE" w14:textId="77777777" w:rsidR="00073067" w:rsidRDefault="00000000">
      <w:pPr>
        <w:numPr>
          <w:ilvl w:val="1"/>
          <w:numId w:val="7"/>
        </w:numPr>
        <w:pBdr>
          <w:top w:val="nil"/>
          <w:left w:val="nil"/>
          <w:bottom w:val="nil"/>
          <w:right w:val="nil"/>
          <w:between w:val="nil"/>
        </w:pBdr>
        <w:tabs>
          <w:tab w:val="left" w:pos="843"/>
        </w:tabs>
        <w:spacing w:line="276" w:lineRule="auto"/>
        <w:ind w:left="284" w:right="175" w:firstLine="0"/>
        <w:jc w:val="both"/>
        <w:rPr>
          <w:color w:val="000000"/>
          <w:sz w:val="24"/>
          <w:szCs w:val="24"/>
        </w:rPr>
      </w:pPr>
      <w:r>
        <w:rPr>
          <w:color w:val="000000"/>
          <w:sz w:val="24"/>
          <w:szCs w:val="24"/>
        </w:rPr>
        <w:t>The Provider shall maintain accurate records of its processing activities as required by applicable Data Protection Laws and shall make such records available to the Client or the relevant supervisory authority upon request.</w:t>
      </w:r>
    </w:p>
    <w:p w14:paraId="2CB9C0D7" w14:textId="77777777" w:rsidR="00073067" w:rsidRDefault="00073067">
      <w:pPr>
        <w:pBdr>
          <w:top w:val="nil"/>
          <w:left w:val="nil"/>
          <w:bottom w:val="nil"/>
          <w:right w:val="nil"/>
          <w:between w:val="nil"/>
        </w:pBdr>
        <w:spacing w:line="276" w:lineRule="auto"/>
        <w:ind w:left="845" w:hanging="360"/>
        <w:jc w:val="both"/>
        <w:rPr>
          <w:color w:val="000000"/>
          <w:sz w:val="24"/>
          <w:szCs w:val="24"/>
        </w:rPr>
      </w:pPr>
    </w:p>
    <w:p w14:paraId="6D27C79A" w14:textId="77777777" w:rsidR="00073067" w:rsidRDefault="00000000">
      <w:pPr>
        <w:numPr>
          <w:ilvl w:val="1"/>
          <w:numId w:val="7"/>
        </w:numPr>
        <w:pBdr>
          <w:top w:val="nil"/>
          <w:left w:val="nil"/>
          <w:bottom w:val="nil"/>
          <w:right w:val="nil"/>
          <w:between w:val="nil"/>
        </w:pBdr>
        <w:tabs>
          <w:tab w:val="left" w:pos="843"/>
        </w:tabs>
        <w:spacing w:line="276" w:lineRule="auto"/>
        <w:ind w:left="284" w:right="175" w:firstLine="0"/>
        <w:jc w:val="both"/>
        <w:rPr>
          <w:color w:val="000000"/>
          <w:sz w:val="24"/>
          <w:szCs w:val="24"/>
        </w:rPr>
      </w:pPr>
      <w:r>
        <w:rPr>
          <w:color w:val="000000"/>
          <w:sz w:val="24"/>
          <w:szCs w:val="24"/>
        </w:rPr>
        <w:t>The Provider shall promptly notify the Client of any investigation, litigation, or other dispute relating to the processing of Personal Data or the Provider’s information security or privacy practices.</w:t>
      </w:r>
    </w:p>
    <w:p w14:paraId="2A21546F" w14:textId="77777777" w:rsidR="00073067" w:rsidRDefault="00073067">
      <w:pPr>
        <w:pBdr>
          <w:top w:val="nil"/>
          <w:left w:val="nil"/>
          <w:bottom w:val="nil"/>
          <w:right w:val="nil"/>
          <w:between w:val="nil"/>
        </w:pBdr>
        <w:tabs>
          <w:tab w:val="left" w:pos="843"/>
        </w:tabs>
        <w:spacing w:line="276" w:lineRule="auto"/>
        <w:ind w:left="284" w:right="175"/>
        <w:jc w:val="both"/>
        <w:rPr>
          <w:color w:val="000000"/>
          <w:sz w:val="24"/>
          <w:szCs w:val="24"/>
        </w:rPr>
      </w:pPr>
    </w:p>
    <w:p w14:paraId="5BB0F8F8" w14:textId="77777777" w:rsidR="00073067" w:rsidRDefault="00000000">
      <w:pPr>
        <w:numPr>
          <w:ilvl w:val="1"/>
          <w:numId w:val="7"/>
        </w:numPr>
        <w:pBdr>
          <w:top w:val="nil"/>
          <w:left w:val="nil"/>
          <w:bottom w:val="nil"/>
          <w:right w:val="nil"/>
          <w:between w:val="nil"/>
        </w:pBdr>
        <w:tabs>
          <w:tab w:val="left" w:pos="843"/>
        </w:tabs>
        <w:spacing w:line="276" w:lineRule="auto"/>
        <w:ind w:left="284" w:right="175" w:firstLine="0"/>
        <w:jc w:val="both"/>
        <w:rPr>
          <w:color w:val="000000"/>
          <w:sz w:val="24"/>
          <w:szCs w:val="24"/>
        </w:rPr>
      </w:pPr>
      <w:r>
        <w:rPr>
          <w:color w:val="000000"/>
          <w:sz w:val="24"/>
          <w:szCs w:val="24"/>
        </w:rPr>
        <w:t xml:space="preserve">Upon termination or expiration of the Agreement, or upon the Client’s request at any time, the </w:t>
      </w:r>
      <w:r>
        <w:rPr>
          <w:color w:val="000000"/>
          <w:sz w:val="24"/>
          <w:szCs w:val="24"/>
        </w:rPr>
        <w:lastRenderedPageBreak/>
        <w:t>Provider shall, at the choice of the Client, return all Personal Data to the Client and/or securely delete such data within thirty (30) days, unless the law requires storage of the Personal Data or the data is required to be retained as per the terms of the Agreement. The Provider shall certify in writing that it has complied with this obligation within thirty (30) days.</w:t>
      </w:r>
    </w:p>
    <w:p w14:paraId="2F4C2959" w14:textId="77777777" w:rsidR="00073067" w:rsidRDefault="00073067">
      <w:pPr>
        <w:tabs>
          <w:tab w:val="left" w:pos="843"/>
        </w:tabs>
        <w:spacing w:line="276" w:lineRule="auto"/>
        <w:ind w:right="175"/>
        <w:jc w:val="both"/>
        <w:rPr>
          <w:color w:val="000000"/>
          <w:sz w:val="24"/>
          <w:szCs w:val="24"/>
        </w:rPr>
      </w:pPr>
    </w:p>
    <w:p w14:paraId="17DAFA59" w14:textId="77777777" w:rsidR="00073067" w:rsidRDefault="00000000">
      <w:pPr>
        <w:numPr>
          <w:ilvl w:val="1"/>
          <w:numId w:val="7"/>
        </w:numPr>
        <w:pBdr>
          <w:top w:val="nil"/>
          <w:left w:val="nil"/>
          <w:bottom w:val="nil"/>
          <w:right w:val="nil"/>
          <w:between w:val="nil"/>
        </w:pBdr>
        <w:tabs>
          <w:tab w:val="left" w:pos="843"/>
        </w:tabs>
        <w:spacing w:line="276" w:lineRule="auto"/>
        <w:ind w:left="284" w:right="175" w:firstLine="0"/>
        <w:jc w:val="both"/>
        <w:rPr>
          <w:color w:val="000000"/>
          <w:sz w:val="24"/>
          <w:szCs w:val="24"/>
        </w:rPr>
      </w:pPr>
      <w:r>
        <w:rPr>
          <w:color w:val="000000"/>
          <w:sz w:val="24"/>
          <w:szCs w:val="24"/>
        </w:rPr>
        <w:t>The Provider and the Client shall comply with all applicable Data Protection Laws in their performance of this DPA, including, where applicable, GDPR</w:t>
      </w:r>
      <w:sdt>
        <w:sdtPr>
          <w:tag w:val="goog_rdk_0"/>
          <w:id w:val="-154584954"/>
        </w:sdtPr>
        <w:sdtContent>
          <w:ins w:id="3" w:author="Compliance Shufti" w:date="2026-02-26T08:12:00Z">
            <w:r>
              <w:rPr>
                <w:color w:val="000000"/>
                <w:sz w:val="24"/>
                <w:szCs w:val="24"/>
              </w:rPr>
              <w:t xml:space="preserve"> </w:t>
            </w:r>
          </w:ins>
          <w:sdt>
            <w:sdtPr>
              <w:tag w:val="goog_rdk_1"/>
              <w:id w:val="-541324048"/>
            </w:sdtPr>
            <w:sdtContent>
              <w:ins w:id="4" w:author="Compliance Shufti" w:date="2026-02-26T08:12:00Z">
                <w:r>
                  <w:rPr>
                    <w:color w:val="000000"/>
                    <w:sz w:val="24"/>
                    <w:szCs w:val="24"/>
                  </w:rPr>
                  <w:t xml:space="preserve">and </w:t>
                </w:r>
              </w:ins>
            </w:sdtContent>
          </w:sdt>
          <w:customXmlInsRangeStart w:id="5" w:author="Compliance Shufti" w:date="2026-02-26T08:12:00Z"/>
          <w:sdt>
            <w:sdtPr>
              <w:tag w:val="goog_rdk_2"/>
              <w:id w:val="1218976162"/>
            </w:sdtPr>
            <w:sdtContent>
              <w:customXmlInsRangeEnd w:id="5"/>
              <w:ins w:id="6" w:author="Compliance Shufti" w:date="2026-02-26T08:12:00Z">
                <w:r>
                  <w:rPr>
                    <w:color w:val="222222"/>
                    <w:sz w:val="24"/>
                    <w:szCs w:val="24"/>
                    <w:highlight w:val="white"/>
                    <w:rPrChange w:id="7" w:author="Compliance Shufti" w:date="2026-02-26T08:12:00Z">
                      <w:rPr>
                        <w:color w:val="000000"/>
                        <w:sz w:val="24"/>
                        <w:szCs w:val="24"/>
                      </w:rPr>
                    </w:rPrChange>
                  </w:rPr>
                  <w:t>Swiss Federal Act on Data Protection (FADP</w:t>
                </w:r>
              </w:ins>
              <w:customXmlInsRangeStart w:id="8" w:author="Compliance Shufti" w:date="2026-02-26T08:12:00Z"/>
            </w:sdtContent>
          </w:sdt>
          <w:customXmlInsRangeEnd w:id="8"/>
          <w:customXmlInsRangeStart w:id="9" w:author="Compliance Shufti" w:date="2026-02-26T08:12:00Z"/>
          <w:sdt>
            <w:sdtPr>
              <w:tag w:val="goog_rdk_3"/>
              <w:id w:val="988056087"/>
            </w:sdtPr>
            <w:sdtContent>
              <w:customXmlInsRangeEnd w:id="9"/>
              <w:ins w:id="10" w:author="Compliance Shufti" w:date="2026-02-26T08:12:00Z">
                <w:r>
                  <w:rPr>
                    <w:rFonts w:ascii="Arial" w:eastAsia="Arial" w:hAnsi="Arial" w:cs="Arial"/>
                    <w:color w:val="222222"/>
                    <w:highlight w:val="white"/>
                    <w:rPrChange w:id="11" w:author="Compliance Shufti" w:date="2026-02-26T08:12:00Z">
                      <w:rPr>
                        <w:color w:val="000000"/>
                        <w:sz w:val="24"/>
                        <w:szCs w:val="24"/>
                      </w:rPr>
                    </w:rPrChange>
                  </w:rPr>
                  <w:t>)</w:t>
                </w:r>
              </w:ins>
              <w:customXmlInsRangeStart w:id="12" w:author="Compliance Shufti" w:date="2026-02-26T08:12:00Z"/>
            </w:sdtContent>
          </w:sdt>
          <w:customXmlInsRangeEnd w:id="12"/>
        </w:sdtContent>
      </w:sdt>
      <w:r>
        <w:rPr>
          <w:color w:val="000000"/>
          <w:sz w:val="24"/>
          <w:szCs w:val="24"/>
        </w:rPr>
        <w:t>.</w:t>
      </w:r>
    </w:p>
    <w:p w14:paraId="46C2F8F4" w14:textId="77777777" w:rsidR="00073067" w:rsidRDefault="00073067">
      <w:pPr>
        <w:pBdr>
          <w:top w:val="nil"/>
          <w:left w:val="nil"/>
          <w:bottom w:val="nil"/>
          <w:right w:val="nil"/>
          <w:between w:val="nil"/>
        </w:pBdr>
        <w:spacing w:line="276" w:lineRule="auto"/>
        <w:ind w:left="845" w:hanging="360"/>
        <w:jc w:val="both"/>
        <w:rPr>
          <w:color w:val="000000"/>
          <w:sz w:val="24"/>
          <w:szCs w:val="24"/>
        </w:rPr>
      </w:pPr>
    </w:p>
    <w:p w14:paraId="40D59390" w14:textId="77777777" w:rsidR="00073067" w:rsidRDefault="00000000">
      <w:pPr>
        <w:numPr>
          <w:ilvl w:val="1"/>
          <w:numId w:val="7"/>
        </w:numPr>
        <w:pBdr>
          <w:top w:val="nil"/>
          <w:left w:val="nil"/>
          <w:bottom w:val="nil"/>
          <w:right w:val="nil"/>
          <w:between w:val="nil"/>
        </w:pBdr>
        <w:tabs>
          <w:tab w:val="left" w:pos="843"/>
        </w:tabs>
        <w:spacing w:line="276" w:lineRule="auto"/>
        <w:ind w:left="284" w:right="175" w:firstLine="0"/>
        <w:jc w:val="both"/>
        <w:rPr>
          <w:color w:val="000000"/>
          <w:sz w:val="24"/>
          <w:szCs w:val="24"/>
        </w:rPr>
      </w:pPr>
      <w:r>
        <w:rPr>
          <w:color w:val="000000"/>
          <w:sz w:val="24"/>
          <w:szCs w:val="24"/>
        </w:rPr>
        <w:t>The Provider shall ensure that Personal Data is processed strictly for the purposes set forth in the Agreement and not for any other purposes. The Provider agrees to process Personal Data only to the extent necessary to fulfill its obligations under the Agreement, in accordance with the principles of data minimization and purpose limitation as outlined in applicable Data Protection Laws.</w:t>
      </w:r>
    </w:p>
    <w:p w14:paraId="5C8ADCDE" w14:textId="77777777" w:rsidR="00073067" w:rsidRDefault="00073067">
      <w:pPr>
        <w:pBdr>
          <w:top w:val="nil"/>
          <w:left w:val="nil"/>
          <w:bottom w:val="nil"/>
          <w:right w:val="nil"/>
          <w:between w:val="nil"/>
        </w:pBdr>
        <w:spacing w:line="276" w:lineRule="auto"/>
        <w:ind w:left="845" w:hanging="360"/>
        <w:jc w:val="both"/>
        <w:rPr>
          <w:color w:val="000000"/>
          <w:sz w:val="24"/>
          <w:szCs w:val="24"/>
        </w:rPr>
      </w:pPr>
    </w:p>
    <w:p w14:paraId="56481D85" w14:textId="77777777" w:rsidR="00073067" w:rsidRDefault="00000000">
      <w:pPr>
        <w:numPr>
          <w:ilvl w:val="1"/>
          <w:numId w:val="7"/>
        </w:numPr>
        <w:pBdr>
          <w:top w:val="nil"/>
          <w:left w:val="nil"/>
          <w:bottom w:val="nil"/>
          <w:right w:val="nil"/>
          <w:between w:val="nil"/>
        </w:pBdr>
        <w:tabs>
          <w:tab w:val="left" w:pos="843"/>
        </w:tabs>
        <w:spacing w:line="276" w:lineRule="auto"/>
        <w:ind w:left="284" w:right="175" w:firstLine="0"/>
        <w:jc w:val="both"/>
        <w:rPr>
          <w:color w:val="000000"/>
          <w:sz w:val="24"/>
          <w:szCs w:val="24"/>
        </w:rPr>
      </w:pPr>
      <w:r>
        <w:rPr>
          <w:color w:val="000000"/>
          <w:sz w:val="24"/>
          <w:szCs w:val="24"/>
        </w:rPr>
        <w:t>The Provider shall implement appropriate technical and organizational measures to assist the Client in fulfilling its obligation to respond to requests from Data Subjects exercising their rights under applicable Data Protection Laws, including but not limited to the right of access, rectification, erasure, restriction, data portability, and objection to processing.</w:t>
      </w:r>
    </w:p>
    <w:p w14:paraId="27A14E3C" w14:textId="77777777" w:rsidR="00073067" w:rsidRDefault="00073067">
      <w:pPr>
        <w:pBdr>
          <w:top w:val="nil"/>
          <w:left w:val="nil"/>
          <w:bottom w:val="nil"/>
          <w:right w:val="nil"/>
          <w:between w:val="nil"/>
        </w:pBdr>
        <w:spacing w:line="276" w:lineRule="auto"/>
        <w:ind w:left="845" w:hanging="360"/>
        <w:jc w:val="both"/>
        <w:rPr>
          <w:color w:val="000000"/>
          <w:sz w:val="24"/>
          <w:szCs w:val="24"/>
        </w:rPr>
      </w:pPr>
    </w:p>
    <w:p w14:paraId="7243223E" w14:textId="77777777" w:rsidR="00073067" w:rsidRDefault="00000000">
      <w:pPr>
        <w:numPr>
          <w:ilvl w:val="1"/>
          <w:numId w:val="7"/>
        </w:numPr>
        <w:pBdr>
          <w:top w:val="nil"/>
          <w:left w:val="nil"/>
          <w:bottom w:val="nil"/>
          <w:right w:val="nil"/>
          <w:between w:val="nil"/>
        </w:pBdr>
        <w:tabs>
          <w:tab w:val="left" w:pos="843"/>
        </w:tabs>
        <w:spacing w:line="276" w:lineRule="auto"/>
        <w:ind w:left="284" w:right="175" w:firstLine="0"/>
        <w:jc w:val="both"/>
        <w:rPr>
          <w:color w:val="000000"/>
          <w:sz w:val="24"/>
          <w:szCs w:val="24"/>
        </w:rPr>
      </w:pPr>
      <w:r>
        <w:rPr>
          <w:color w:val="000000"/>
          <w:sz w:val="24"/>
          <w:szCs w:val="24"/>
        </w:rPr>
        <w:t>In the event of a Breach Incident, the Provider shall assist the Client in complying with its obligations under applicable Data Protection Laws to notify supervisory authorities and Data Subjects, including by providing the Client with all relevant information and assistance necessary to enable the Client to make any required notifications in a timely manner.</w:t>
      </w:r>
    </w:p>
    <w:p w14:paraId="1485AB8C" w14:textId="77777777" w:rsidR="00073067" w:rsidRDefault="00073067">
      <w:pPr>
        <w:pBdr>
          <w:top w:val="nil"/>
          <w:left w:val="nil"/>
          <w:bottom w:val="nil"/>
          <w:right w:val="nil"/>
          <w:between w:val="nil"/>
        </w:pBdr>
        <w:spacing w:before="242" w:line="276" w:lineRule="auto"/>
        <w:ind w:right="175"/>
        <w:jc w:val="both"/>
        <w:rPr>
          <w:color w:val="000000"/>
          <w:sz w:val="24"/>
          <w:szCs w:val="24"/>
        </w:rPr>
      </w:pPr>
    </w:p>
    <w:p w14:paraId="6712D979" w14:textId="77777777" w:rsidR="00073067" w:rsidRDefault="00000000">
      <w:pPr>
        <w:pStyle w:val="Heading1"/>
        <w:numPr>
          <w:ilvl w:val="0"/>
          <w:numId w:val="6"/>
        </w:numPr>
        <w:tabs>
          <w:tab w:val="left" w:pos="851"/>
        </w:tabs>
        <w:spacing w:line="276" w:lineRule="auto"/>
        <w:ind w:right="175" w:hanging="561"/>
        <w:jc w:val="both"/>
        <w:rPr>
          <w:color w:val="000000"/>
        </w:rPr>
      </w:pPr>
      <w:bookmarkStart w:id="13" w:name="_heading=h.8dn3ff2fpsgp" w:colFirst="0" w:colLast="0"/>
      <w:bookmarkEnd w:id="13"/>
      <w:r>
        <w:rPr>
          <w:color w:val="000000"/>
        </w:rPr>
        <w:t>Security Standards</w:t>
      </w:r>
    </w:p>
    <w:p w14:paraId="592DD8F6" w14:textId="77777777" w:rsidR="00073067" w:rsidRDefault="00073067">
      <w:pPr>
        <w:pStyle w:val="Heading1"/>
        <w:tabs>
          <w:tab w:val="left" w:pos="851"/>
        </w:tabs>
        <w:spacing w:line="276" w:lineRule="auto"/>
        <w:ind w:right="175"/>
        <w:jc w:val="both"/>
        <w:rPr>
          <w:color w:val="000000"/>
        </w:rPr>
      </w:pPr>
    </w:p>
    <w:p w14:paraId="4EE945AF" w14:textId="77777777" w:rsidR="00073067" w:rsidRDefault="00000000">
      <w:pPr>
        <w:pStyle w:val="Heading1"/>
        <w:numPr>
          <w:ilvl w:val="1"/>
          <w:numId w:val="8"/>
        </w:numPr>
        <w:tabs>
          <w:tab w:val="left" w:pos="851"/>
        </w:tabs>
        <w:spacing w:line="276" w:lineRule="auto"/>
        <w:ind w:left="284" w:right="175" w:firstLine="0"/>
        <w:jc w:val="both"/>
        <w:rPr>
          <w:b w:val="0"/>
          <w:bCs w:val="0"/>
          <w:color w:val="000000"/>
        </w:rPr>
      </w:pPr>
      <w:r>
        <w:rPr>
          <w:b w:val="0"/>
          <w:bCs w:val="0"/>
          <w:color w:val="000000"/>
        </w:rPr>
        <w:t>The Provider may perform its processing obligations, in whole or in part, by using Sub-Processors, subject to Clause 5. The Provider shall ensure that any Sub-Processor it engages implements security measures that comply with the standards and obligations outlined in this DPA and provides at least the same level of protection for Personal Data.</w:t>
      </w:r>
    </w:p>
    <w:p w14:paraId="66232F20" w14:textId="77777777" w:rsidR="00073067" w:rsidRDefault="00073067">
      <w:pPr>
        <w:pStyle w:val="Heading1"/>
        <w:tabs>
          <w:tab w:val="left" w:pos="851"/>
        </w:tabs>
        <w:spacing w:line="276" w:lineRule="auto"/>
        <w:ind w:left="284" w:right="175" w:firstLine="0"/>
        <w:jc w:val="both"/>
        <w:rPr>
          <w:b w:val="0"/>
          <w:bCs w:val="0"/>
          <w:color w:val="000000"/>
        </w:rPr>
      </w:pPr>
    </w:p>
    <w:p w14:paraId="6ED3D5AF" w14:textId="77777777" w:rsidR="00073067" w:rsidRDefault="00000000">
      <w:pPr>
        <w:pStyle w:val="Heading1"/>
        <w:numPr>
          <w:ilvl w:val="1"/>
          <w:numId w:val="8"/>
        </w:numPr>
        <w:tabs>
          <w:tab w:val="left" w:pos="851"/>
        </w:tabs>
        <w:spacing w:line="276" w:lineRule="auto"/>
        <w:ind w:left="284" w:right="175" w:firstLine="0"/>
        <w:jc w:val="both"/>
        <w:rPr>
          <w:b w:val="0"/>
          <w:bCs w:val="0"/>
          <w:color w:val="000000"/>
        </w:rPr>
      </w:pPr>
      <w:r>
        <w:rPr>
          <w:b w:val="0"/>
          <w:bCs w:val="0"/>
          <w:color w:val="000000"/>
        </w:rPr>
        <w:t>Pursuant to Article 32 of the GDPR and in line with prevailing industry standards, the Provider and the Client shall implement and maintain appropriate technical and organizational security measures to ensure a level of security appropriate to the risk. These measures shall include, but are not limited to:</w:t>
      </w:r>
    </w:p>
    <w:p w14:paraId="4FB98C77" w14:textId="77777777" w:rsidR="00073067" w:rsidRDefault="00073067">
      <w:pPr>
        <w:pBdr>
          <w:top w:val="nil"/>
          <w:left w:val="nil"/>
          <w:bottom w:val="nil"/>
          <w:right w:val="nil"/>
          <w:between w:val="nil"/>
        </w:pBdr>
        <w:spacing w:line="276" w:lineRule="auto"/>
        <w:ind w:left="845" w:right="175" w:hanging="360"/>
        <w:jc w:val="both"/>
        <w:rPr>
          <w:b/>
          <w:bCs/>
          <w:color w:val="000000"/>
          <w:sz w:val="24"/>
          <w:szCs w:val="24"/>
        </w:rPr>
      </w:pPr>
    </w:p>
    <w:p w14:paraId="1C4E8EAB" w14:textId="77777777" w:rsidR="00073067" w:rsidRDefault="00000000">
      <w:pPr>
        <w:pStyle w:val="Heading1"/>
        <w:numPr>
          <w:ilvl w:val="2"/>
          <w:numId w:val="8"/>
        </w:numPr>
        <w:tabs>
          <w:tab w:val="left" w:pos="851"/>
        </w:tabs>
        <w:spacing w:line="276" w:lineRule="auto"/>
        <w:ind w:left="709" w:right="175" w:firstLine="10"/>
        <w:jc w:val="both"/>
        <w:rPr>
          <w:b w:val="0"/>
          <w:bCs w:val="0"/>
          <w:color w:val="000000"/>
        </w:rPr>
      </w:pPr>
      <w:r>
        <w:rPr>
          <w:b w:val="0"/>
          <w:bCs w:val="0"/>
          <w:color w:val="000000"/>
        </w:rPr>
        <w:t>The Provider shall ensure the pseudonymization and encryption of Personal Data, utilizing state of the art cryptographic methods to safeguard Personal Data against unauthorized access, disclosure, or modification.</w:t>
      </w:r>
    </w:p>
    <w:p w14:paraId="0CC3FD02" w14:textId="77777777" w:rsidR="00073067" w:rsidRDefault="00073067">
      <w:pPr>
        <w:pStyle w:val="Heading1"/>
        <w:tabs>
          <w:tab w:val="left" w:pos="851"/>
        </w:tabs>
        <w:spacing w:line="276" w:lineRule="auto"/>
        <w:ind w:left="720" w:right="175" w:firstLine="0"/>
        <w:jc w:val="both"/>
        <w:rPr>
          <w:b w:val="0"/>
          <w:bCs w:val="0"/>
          <w:color w:val="000000"/>
        </w:rPr>
      </w:pPr>
    </w:p>
    <w:p w14:paraId="55CDE2C2" w14:textId="77777777" w:rsidR="00073067" w:rsidRDefault="00000000">
      <w:pPr>
        <w:pStyle w:val="Heading1"/>
        <w:numPr>
          <w:ilvl w:val="2"/>
          <w:numId w:val="8"/>
        </w:numPr>
        <w:tabs>
          <w:tab w:val="left" w:pos="851"/>
        </w:tabs>
        <w:spacing w:line="276" w:lineRule="auto"/>
        <w:ind w:left="709" w:right="175" w:firstLine="10"/>
        <w:jc w:val="both"/>
        <w:rPr>
          <w:b w:val="0"/>
          <w:bCs w:val="0"/>
          <w:color w:val="000000"/>
        </w:rPr>
      </w:pPr>
      <w:r>
        <w:rPr>
          <w:b w:val="0"/>
          <w:bCs w:val="0"/>
          <w:color w:val="000000"/>
        </w:rPr>
        <w:t>The Provider shall implement measures to ensure the ongoing confidentiality, integrity, availability, and resilience of processing systems and services. This includes robust access controls, intrusion detection systems, and continuous monitoring to protect against accidental or unlawful destruction, loss, alteration, unauthorized disclosure, or access to Personal Data.</w:t>
      </w:r>
    </w:p>
    <w:p w14:paraId="56810CAF" w14:textId="77777777" w:rsidR="00073067" w:rsidRDefault="00073067">
      <w:pPr>
        <w:pBdr>
          <w:top w:val="nil"/>
          <w:left w:val="nil"/>
          <w:bottom w:val="nil"/>
          <w:right w:val="nil"/>
          <w:between w:val="nil"/>
        </w:pBdr>
        <w:spacing w:line="276" w:lineRule="auto"/>
        <w:ind w:left="845" w:right="175" w:hanging="360"/>
        <w:jc w:val="both"/>
        <w:rPr>
          <w:b/>
          <w:bCs/>
          <w:color w:val="000000"/>
          <w:sz w:val="24"/>
          <w:szCs w:val="24"/>
        </w:rPr>
      </w:pPr>
    </w:p>
    <w:p w14:paraId="2FD0781B" w14:textId="77777777" w:rsidR="00073067" w:rsidRDefault="00000000">
      <w:pPr>
        <w:pStyle w:val="Heading1"/>
        <w:numPr>
          <w:ilvl w:val="2"/>
          <w:numId w:val="8"/>
        </w:numPr>
        <w:tabs>
          <w:tab w:val="left" w:pos="851"/>
        </w:tabs>
        <w:spacing w:line="276" w:lineRule="auto"/>
        <w:ind w:left="709" w:right="175" w:firstLine="10"/>
        <w:jc w:val="both"/>
        <w:rPr>
          <w:b w:val="0"/>
          <w:bCs w:val="0"/>
          <w:color w:val="000000"/>
        </w:rPr>
      </w:pPr>
      <w:r>
        <w:rPr>
          <w:b w:val="0"/>
          <w:bCs w:val="0"/>
          <w:color w:val="000000"/>
        </w:rPr>
        <w:t>The Provider shall regularly test, assess, and evaluate the effectiveness of its technical and organizational security measures. This includes conducting vulnerability assessments, penetration testing, and audits of security practices to ensure ongoing data protection.</w:t>
      </w:r>
    </w:p>
    <w:p w14:paraId="6B9C782D" w14:textId="77777777" w:rsidR="00073067" w:rsidRDefault="00073067">
      <w:pPr>
        <w:pBdr>
          <w:top w:val="nil"/>
          <w:left w:val="nil"/>
          <w:bottom w:val="nil"/>
          <w:right w:val="nil"/>
          <w:between w:val="nil"/>
        </w:pBdr>
        <w:spacing w:line="276" w:lineRule="auto"/>
        <w:ind w:left="845" w:right="175" w:hanging="360"/>
        <w:jc w:val="both"/>
        <w:rPr>
          <w:b/>
          <w:bCs/>
          <w:color w:val="000000"/>
          <w:sz w:val="24"/>
          <w:szCs w:val="24"/>
        </w:rPr>
      </w:pPr>
    </w:p>
    <w:p w14:paraId="6CBB446A" w14:textId="77777777" w:rsidR="00073067" w:rsidRDefault="00000000">
      <w:pPr>
        <w:pStyle w:val="Heading1"/>
        <w:numPr>
          <w:ilvl w:val="2"/>
          <w:numId w:val="8"/>
        </w:numPr>
        <w:tabs>
          <w:tab w:val="left" w:pos="851"/>
        </w:tabs>
        <w:spacing w:line="276" w:lineRule="auto"/>
        <w:ind w:left="709" w:right="175" w:firstLine="10"/>
        <w:jc w:val="both"/>
        <w:rPr>
          <w:b w:val="0"/>
          <w:bCs w:val="0"/>
          <w:color w:val="000000"/>
        </w:rPr>
      </w:pPr>
      <w:r>
        <w:rPr>
          <w:b w:val="0"/>
          <w:bCs w:val="0"/>
          <w:color w:val="000000"/>
        </w:rPr>
        <w:t>The Provider shall implement user authentication and access control measures, including multi-factor authentication, to restrict access to Personal Data on a need-to-know basis.</w:t>
      </w:r>
    </w:p>
    <w:p w14:paraId="673C9044" w14:textId="77777777" w:rsidR="00073067" w:rsidRDefault="00073067">
      <w:pPr>
        <w:pBdr>
          <w:top w:val="nil"/>
          <w:left w:val="nil"/>
          <w:bottom w:val="nil"/>
          <w:right w:val="nil"/>
          <w:between w:val="nil"/>
        </w:pBdr>
        <w:spacing w:line="276" w:lineRule="auto"/>
        <w:ind w:left="845" w:right="175" w:hanging="360"/>
        <w:jc w:val="both"/>
        <w:rPr>
          <w:b/>
          <w:bCs/>
          <w:color w:val="000000"/>
          <w:sz w:val="24"/>
          <w:szCs w:val="24"/>
        </w:rPr>
      </w:pPr>
    </w:p>
    <w:p w14:paraId="197760FD" w14:textId="77777777" w:rsidR="00073067" w:rsidRDefault="00000000">
      <w:pPr>
        <w:pStyle w:val="Heading1"/>
        <w:numPr>
          <w:ilvl w:val="1"/>
          <w:numId w:val="8"/>
        </w:numPr>
        <w:tabs>
          <w:tab w:val="left" w:pos="851"/>
        </w:tabs>
        <w:spacing w:line="276" w:lineRule="auto"/>
        <w:ind w:left="284" w:right="175" w:firstLine="0"/>
        <w:jc w:val="both"/>
        <w:rPr>
          <w:b w:val="0"/>
          <w:bCs w:val="0"/>
          <w:color w:val="000000"/>
        </w:rPr>
      </w:pPr>
      <w:r>
        <w:rPr>
          <w:b w:val="0"/>
          <w:bCs w:val="0"/>
          <w:color w:val="000000"/>
        </w:rPr>
        <w:t>To the extent that the Provider processes Special Categories of Data, the security measures referred to in this DPA shall also include, at a minimum:</w:t>
      </w:r>
    </w:p>
    <w:p w14:paraId="13D08D0D" w14:textId="77777777" w:rsidR="00073067" w:rsidRDefault="00073067">
      <w:pPr>
        <w:pStyle w:val="Heading1"/>
        <w:tabs>
          <w:tab w:val="left" w:pos="851"/>
        </w:tabs>
        <w:spacing w:line="276" w:lineRule="auto"/>
        <w:ind w:left="284" w:right="175" w:firstLine="0"/>
        <w:jc w:val="both"/>
        <w:rPr>
          <w:b w:val="0"/>
          <w:bCs w:val="0"/>
          <w:color w:val="000000"/>
        </w:rPr>
      </w:pPr>
    </w:p>
    <w:p w14:paraId="42BFD59C" w14:textId="77777777" w:rsidR="00073067" w:rsidRDefault="00000000">
      <w:pPr>
        <w:pStyle w:val="Heading1"/>
        <w:numPr>
          <w:ilvl w:val="2"/>
          <w:numId w:val="8"/>
        </w:numPr>
        <w:tabs>
          <w:tab w:val="left" w:pos="851"/>
        </w:tabs>
        <w:spacing w:line="276" w:lineRule="auto"/>
        <w:ind w:left="709" w:right="175" w:firstLine="10"/>
        <w:jc w:val="both"/>
        <w:rPr>
          <w:b w:val="0"/>
          <w:bCs w:val="0"/>
          <w:color w:val="000000"/>
        </w:rPr>
      </w:pPr>
      <w:r>
        <w:rPr>
          <w:b w:val="0"/>
          <w:bCs w:val="0"/>
          <w:color w:val="000000"/>
        </w:rPr>
        <w:t>The Provider shall conduct regular risk assessments and privacy impact assessments to evaluate risks to the security of Special Categories of Data and adjust security measures as necessary to mitigate those risks.</w:t>
      </w:r>
    </w:p>
    <w:p w14:paraId="547289C1" w14:textId="77777777" w:rsidR="00073067" w:rsidRDefault="00073067">
      <w:pPr>
        <w:pStyle w:val="Heading1"/>
        <w:tabs>
          <w:tab w:val="left" w:pos="851"/>
        </w:tabs>
        <w:spacing w:line="276" w:lineRule="auto"/>
        <w:ind w:left="720" w:right="175" w:firstLine="0"/>
        <w:jc w:val="both"/>
        <w:rPr>
          <w:b w:val="0"/>
          <w:bCs w:val="0"/>
          <w:color w:val="000000"/>
        </w:rPr>
      </w:pPr>
    </w:p>
    <w:p w14:paraId="491B80E9" w14:textId="77777777" w:rsidR="00073067" w:rsidRDefault="00000000">
      <w:pPr>
        <w:pStyle w:val="Heading1"/>
        <w:numPr>
          <w:ilvl w:val="2"/>
          <w:numId w:val="8"/>
        </w:numPr>
        <w:tabs>
          <w:tab w:val="left" w:pos="851"/>
        </w:tabs>
        <w:spacing w:line="276" w:lineRule="auto"/>
        <w:ind w:left="709" w:right="175" w:firstLine="10"/>
        <w:jc w:val="both"/>
        <w:rPr>
          <w:b w:val="0"/>
          <w:bCs w:val="0"/>
          <w:color w:val="000000"/>
        </w:rPr>
      </w:pPr>
      <w:r>
        <w:rPr>
          <w:b w:val="0"/>
          <w:bCs w:val="0"/>
          <w:color w:val="000000"/>
        </w:rPr>
        <w:t>The Provider shall implement advanced monitoring and logging mechanisms to detect and respond to potential security breaches or unauthorized access to Special Categories of Data. This includes automated alerts for suspicious activities and comprehensive incident response plans.</w:t>
      </w:r>
    </w:p>
    <w:p w14:paraId="3F2D55A4" w14:textId="77777777" w:rsidR="00073067" w:rsidRDefault="00073067">
      <w:pPr>
        <w:pBdr>
          <w:top w:val="nil"/>
          <w:left w:val="nil"/>
          <w:bottom w:val="nil"/>
          <w:right w:val="nil"/>
          <w:between w:val="nil"/>
        </w:pBdr>
        <w:spacing w:line="276" w:lineRule="auto"/>
        <w:ind w:left="845" w:right="175" w:hanging="360"/>
        <w:jc w:val="both"/>
        <w:rPr>
          <w:b/>
          <w:bCs/>
          <w:color w:val="000000"/>
          <w:sz w:val="24"/>
          <w:szCs w:val="24"/>
        </w:rPr>
      </w:pPr>
    </w:p>
    <w:p w14:paraId="493B5D1A" w14:textId="77777777" w:rsidR="00073067" w:rsidRDefault="00000000">
      <w:pPr>
        <w:pStyle w:val="Heading1"/>
        <w:numPr>
          <w:ilvl w:val="2"/>
          <w:numId w:val="8"/>
        </w:numPr>
        <w:tabs>
          <w:tab w:val="left" w:pos="851"/>
        </w:tabs>
        <w:spacing w:line="276" w:lineRule="auto"/>
        <w:ind w:left="709" w:right="175" w:firstLine="10"/>
        <w:jc w:val="both"/>
        <w:rPr>
          <w:b w:val="0"/>
          <w:bCs w:val="0"/>
          <w:color w:val="000000"/>
        </w:rPr>
      </w:pPr>
      <w:r>
        <w:rPr>
          <w:b w:val="0"/>
          <w:bCs w:val="0"/>
          <w:color w:val="000000"/>
        </w:rPr>
        <w:t xml:space="preserve">The Provider shall </w:t>
      </w:r>
      <w:proofErr w:type="spellStart"/>
      <w:r>
        <w:rPr>
          <w:b w:val="0"/>
          <w:bCs w:val="0"/>
          <w:color w:val="000000"/>
        </w:rPr>
        <w:t>shall</w:t>
      </w:r>
      <w:proofErr w:type="spellEnd"/>
      <w:r>
        <w:rPr>
          <w:b w:val="0"/>
          <w:bCs w:val="0"/>
          <w:color w:val="000000"/>
        </w:rPr>
        <w:t xml:space="preserve"> ensure that Special Categories of Data are encrypted both while at rest and during transmission to protect against unauthorized access or disclosure. Encryption standards for data shall include:</w:t>
      </w:r>
    </w:p>
    <w:p w14:paraId="056F9733" w14:textId="77777777" w:rsidR="00073067" w:rsidRDefault="00073067">
      <w:pPr>
        <w:pStyle w:val="Heading1"/>
        <w:tabs>
          <w:tab w:val="left" w:pos="851"/>
        </w:tabs>
        <w:spacing w:line="276" w:lineRule="auto"/>
        <w:ind w:left="0" w:right="175" w:firstLine="0"/>
        <w:jc w:val="both"/>
        <w:rPr>
          <w:b w:val="0"/>
          <w:bCs w:val="0"/>
          <w:color w:val="000000"/>
        </w:rPr>
      </w:pPr>
    </w:p>
    <w:p w14:paraId="25083075" w14:textId="77777777" w:rsidR="00073067" w:rsidRDefault="00000000">
      <w:pPr>
        <w:pStyle w:val="Heading1"/>
        <w:numPr>
          <w:ilvl w:val="0"/>
          <w:numId w:val="5"/>
        </w:numPr>
        <w:tabs>
          <w:tab w:val="left" w:pos="851"/>
        </w:tabs>
        <w:spacing w:line="276" w:lineRule="auto"/>
        <w:ind w:left="1134" w:right="175" w:hanging="140"/>
        <w:jc w:val="both"/>
        <w:rPr>
          <w:b w:val="0"/>
          <w:bCs w:val="0"/>
          <w:color w:val="000000"/>
        </w:rPr>
      </w:pPr>
      <w:r>
        <w:rPr>
          <w:b w:val="0"/>
          <w:bCs w:val="0"/>
          <w:color w:val="000000"/>
        </w:rPr>
        <w:t>Data at Rest: Encryption with AES-256 or better to safeguard stored data against unauthorized access.</w:t>
      </w:r>
    </w:p>
    <w:p w14:paraId="4637C36F" w14:textId="77777777" w:rsidR="00073067" w:rsidRDefault="00000000">
      <w:pPr>
        <w:pStyle w:val="Heading1"/>
        <w:numPr>
          <w:ilvl w:val="0"/>
          <w:numId w:val="5"/>
        </w:numPr>
        <w:tabs>
          <w:tab w:val="left" w:pos="851"/>
        </w:tabs>
        <w:spacing w:line="276" w:lineRule="auto"/>
        <w:ind w:left="1134" w:right="175" w:hanging="140"/>
        <w:jc w:val="both"/>
        <w:rPr>
          <w:b w:val="0"/>
          <w:bCs w:val="0"/>
          <w:color w:val="000000"/>
        </w:rPr>
      </w:pPr>
      <w:r>
        <w:rPr>
          <w:b w:val="0"/>
          <w:bCs w:val="0"/>
          <w:color w:val="000000"/>
        </w:rPr>
        <w:t>Data in Transit: Encryption with TLS v1.2 or better to secure data during transmission over networks.</w:t>
      </w:r>
    </w:p>
    <w:p w14:paraId="64514560" w14:textId="77777777" w:rsidR="00073067" w:rsidRDefault="00073067">
      <w:pPr>
        <w:pStyle w:val="Heading1"/>
        <w:tabs>
          <w:tab w:val="left" w:pos="851"/>
        </w:tabs>
        <w:spacing w:line="276" w:lineRule="auto"/>
        <w:ind w:left="1134" w:right="175" w:firstLine="0"/>
        <w:jc w:val="both"/>
        <w:rPr>
          <w:b w:val="0"/>
          <w:bCs w:val="0"/>
          <w:color w:val="000000"/>
        </w:rPr>
      </w:pPr>
    </w:p>
    <w:p w14:paraId="1CDF5BBA" w14:textId="77777777" w:rsidR="00073067" w:rsidRDefault="00000000">
      <w:pPr>
        <w:pStyle w:val="Heading1"/>
        <w:tabs>
          <w:tab w:val="left" w:pos="851"/>
        </w:tabs>
        <w:spacing w:line="276" w:lineRule="auto"/>
        <w:ind w:left="720" w:right="175" w:hanging="10"/>
        <w:jc w:val="both"/>
        <w:rPr>
          <w:b w:val="0"/>
          <w:bCs w:val="0"/>
          <w:color w:val="000000"/>
        </w:rPr>
      </w:pPr>
      <w:r>
        <w:rPr>
          <w:b w:val="0"/>
          <w:bCs w:val="0"/>
          <w:color w:val="000000"/>
        </w:rPr>
        <w:t>The Provider shall regularly review and update its encryption protocols to ensure they remain consistent with current industry best practices and provide a high level of data security.</w:t>
      </w:r>
    </w:p>
    <w:p w14:paraId="3FCEBEF8" w14:textId="77777777" w:rsidR="00073067" w:rsidRDefault="00073067">
      <w:pPr>
        <w:spacing w:line="276" w:lineRule="auto"/>
        <w:ind w:right="175"/>
        <w:rPr>
          <w:b/>
          <w:bCs/>
          <w:color w:val="000000"/>
          <w:sz w:val="24"/>
          <w:szCs w:val="24"/>
        </w:rPr>
      </w:pPr>
    </w:p>
    <w:p w14:paraId="7981061C" w14:textId="77777777" w:rsidR="00073067" w:rsidRDefault="00000000">
      <w:pPr>
        <w:pStyle w:val="Heading1"/>
        <w:numPr>
          <w:ilvl w:val="2"/>
          <w:numId w:val="8"/>
        </w:numPr>
        <w:tabs>
          <w:tab w:val="left" w:pos="851"/>
        </w:tabs>
        <w:spacing w:line="276" w:lineRule="auto"/>
        <w:ind w:left="709" w:right="175" w:firstLine="10"/>
        <w:jc w:val="both"/>
        <w:rPr>
          <w:b w:val="0"/>
          <w:bCs w:val="0"/>
          <w:color w:val="000000"/>
        </w:rPr>
      </w:pPr>
      <w:r>
        <w:rPr>
          <w:b w:val="0"/>
          <w:bCs w:val="0"/>
          <w:color w:val="000000"/>
        </w:rPr>
        <w:t>The Provider shall provide regular training and awareness programs for employees and personnel involved in processing Special Categories of Data, focusing on data protection best practices, privacy, and information security.</w:t>
      </w:r>
    </w:p>
    <w:p w14:paraId="65D44E17" w14:textId="77777777" w:rsidR="00073067" w:rsidRDefault="00073067">
      <w:pPr>
        <w:pBdr>
          <w:top w:val="nil"/>
          <w:left w:val="nil"/>
          <w:bottom w:val="nil"/>
          <w:right w:val="nil"/>
          <w:between w:val="nil"/>
        </w:pBdr>
        <w:spacing w:line="276" w:lineRule="auto"/>
        <w:ind w:left="845" w:right="175" w:hanging="360"/>
        <w:jc w:val="both"/>
        <w:rPr>
          <w:b/>
          <w:bCs/>
          <w:color w:val="000000"/>
          <w:sz w:val="24"/>
          <w:szCs w:val="24"/>
        </w:rPr>
      </w:pPr>
    </w:p>
    <w:p w14:paraId="1CC4B42E" w14:textId="77777777" w:rsidR="00073067" w:rsidRDefault="00000000">
      <w:pPr>
        <w:pStyle w:val="Heading1"/>
        <w:numPr>
          <w:ilvl w:val="1"/>
          <w:numId w:val="8"/>
        </w:numPr>
        <w:tabs>
          <w:tab w:val="left" w:pos="851"/>
        </w:tabs>
        <w:spacing w:line="276" w:lineRule="auto"/>
        <w:ind w:left="284" w:right="175" w:firstLine="0"/>
        <w:jc w:val="both"/>
        <w:rPr>
          <w:b w:val="0"/>
          <w:bCs w:val="0"/>
          <w:color w:val="000000"/>
        </w:rPr>
      </w:pPr>
      <w:r>
        <w:rPr>
          <w:b w:val="0"/>
          <w:bCs w:val="0"/>
          <w:color w:val="000000"/>
        </w:rPr>
        <w:t>The Provider shall adopt secure development practices for any systems or applications involved in the processing of Personal Data, ensuring security is integrated throughout the software development lifecycle (SDLC). This includes secure coding standards, regular code reviews, and vulnerability management practices.</w:t>
      </w:r>
    </w:p>
    <w:p w14:paraId="41410ACC" w14:textId="77777777" w:rsidR="00073067" w:rsidRDefault="00073067">
      <w:pPr>
        <w:pStyle w:val="Heading1"/>
        <w:tabs>
          <w:tab w:val="left" w:pos="851"/>
        </w:tabs>
        <w:spacing w:line="276" w:lineRule="auto"/>
        <w:ind w:left="284" w:right="175" w:firstLine="0"/>
        <w:jc w:val="both"/>
        <w:rPr>
          <w:b w:val="0"/>
          <w:bCs w:val="0"/>
          <w:color w:val="000000"/>
        </w:rPr>
      </w:pPr>
    </w:p>
    <w:p w14:paraId="774815E3" w14:textId="77777777" w:rsidR="00073067" w:rsidRDefault="00000000">
      <w:pPr>
        <w:pStyle w:val="Heading1"/>
        <w:numPr>
          <w:ilvl w:val="1"/>
          <w:numId w:val="8"/>
        </w:numPr>
        <w:tabs>
          <w:tab w:val="left" w:pos="851"/>
        </w:tabs>
        <w:spacing w:line="276" w:lineRule="auto"/>
        <w:ind w:left="284" w:right="175" w:firstLine="0"/>
        <w:jc w:val="both"/>
        <w:rPr>
          <w:b w:val="0"/>
          <w:bCs w:val="0"/>
          <w:color w:val="000000"/>
        </w:rPr>
      </w:pPr>
      <w:r>
        <w:rPr>
          <w:b w:val="0"/>
          <w:bCs w:val="0"/>
          <w:color w:val="000000"/>
        </w:rPr>
        <w:t>The Provider shall establish and maintain an incident response plan to effectively manage and mitigate the effects of any data breaches or security incidents. This plan shall include defined roles and responsibilities, communication protocols, and post-incident review procedures to identify lessons learned and prevent future incidents.</w:t>
      </w:r>
    </w:p>
    <w:p w14:paraId="237CA73E" w14:textId="77777777" w:rsidR="00073067" w:rsidRDefault="00073067">
      <w:pPr>
        <w:pStyle w:val="Heading1"/>
        <w:tabs>
          <w:tab w:val="left" w:pos="851"/>
        </w:tabs>
        <w:spacing w:line="276" w:lineRule="auto"/>
        <w:ind w:left="485" w:firstLine="0"/>
        <w:rPr>
          <w:color w:val="000000"/>
        </w:rPr>
      </w:pPr>
    </w:p>
    <w:p w14:paraId="0028C015" w14:textId="77777777" w:rsidR="00073067" w:rsidRDefault="00000000">
      <w:pPr>
        <w:pStyle w:val="Heading1"/>
        <w:numPr>
          <w:ilvl w:val="0"/>
          <w:numId w:val="6"/>
        </w:numPr>
        <w:tabs>
          <w:tab w:val="left" w:pos="845"/>
        </w:tabs>
        <w:spacing w:before="80" w:line="276" w:lineRule="auto"/>
        <w:ind w:hanging="561"/>
        <w:rPr>
          <w:color w:val="000000"/>
        </w:rPr>
      </w:pPr>
      <w:bookmarkStart w:id="14" w:name="_heading=h.8aclepa394bi" w:colFirst="0" w:colLast="0"/>
      <w:bookmarkEnd w:id="14"/>
      <w:r>
        <w:rPr>
          <w:color w:val="000000"/>
        </w:rPr>
        <w:lastRenderedPageBreak/>
        <w:t>Subcontracting</w:t>
      </w:r>
    </w:p>
    <w:p w14:paraId="365D8ED7" w14:textId="77777777" w:rsidR="00073067" w:rsidRDefault="00000000">
      <w:pPr>
        <w:numPr>
          <w:ilvl w:val="1"/>
          <w:numId w:val="2"/>
        </w:numPr>
        <w:pBdr>
          <w:top w:val="nil"/>
          <w:left w:val="nil"/>
          <w:bottom w:val="nil"/>
          <w:right w:val="nil"/>
          <w:between w:val="nil"/>
        </w:pBdr>
        <w:spacing w:before="242" w:line="276" w:lineRule="auto"/>
        <w:ind w:left="284" w:right="175" w:firstLine="0"/>
        <w:jc w:val="both"/>
        <w:rPr>
          <w:color w:val="000000"/>
          <w:sz w:val="24"/>
          <w:szCs w:val="24"/>
        </w:rPr>
      </w:pPr>
      <w:r>
        <w:rPr>
          <w:color w:val="000000"/>
          <w:sz w:val="24"/>
          <w:szCs w:val="24"/>
        </w:rPr>
        <w:t>The Provider shall not subcontract any of its obligations under this DPA to another person or entity ("</w:t>
      </w:r>
      <w:r>
        <w:rPr>
          <w:b/>
          <w:bCs/>
          <w:color w:val="000000"/>
          <w:sz w:val="24"/>
          <w:szCs w:val="24"/>
        </w:rPr>
        <w:t>Sub-Processor(s)</w:t>
      </w:r>
      <w:r>
        <w:rPr>
          <w:color w:val="000000"/>
          <w:sz w:val="24"/>
          <w:szCs w:val="24"/>
        </w:rPr>
        <w:t>"), in whole or in part, without the prior written authorization of the Client. The Provider shall inform the Client in advance of any intended changes concerning the addition or replacement of any Sub-Processors, thereby giving the Client sufficient opportunity to object to such changes.</w:t>
      </w:r>
    </w:p>
    <w:p w14:paraId="3E3DA433" w14:textId="77777777" w:rsidR="00073067" w:rsidRDefault="00000000">
      <w:pPr>
        <w:numPr>
          <w:ilvl w:val="1"/>
          <w:numId w:val="2"/>
        </w:numPr>
        <w:pBdr>
          <w:top w:val="nil"/>
          <w:left w:val="nil"/>
          <w:bottom w:val="nil"/>
          <w:right w:val="nil"/>
          <w:between w:val="nil"/>
        </w:pBdr>
        <w:spacing w:before="242" w:line="276" w:lineRule="auto"/>
        <w:ind w:left="284" w:right="175" w:firstLine="0"/>
        <w:jc w:val="both"/>
        <w:rPr>
          <w:color w:val="000000"/>
          <w:sz w:val="24"/>
          <w:szCs w:val="24"/>
        </w:rPr>
      </w:pPr>
      <w:r>
        <w:rPr>
          <w:color w:val="000000"/>
          <w:sz w:val="24"/>
          <w:szCs w:val="24"/>
        </w:rPr>
        <w:t>If the Client authorizes the Provider to engage a Sub-Processor to carry out specific processing activities on behalf of the Client, the Provider shall:</w:t>
      </w:r>
    </w:p>
    <w:p w14:paraId="5DD11570" w14:textId="77777777" w:rsidR="00073067" w:rsidRDefault="00000000">
      <w:pPr>
        <w:numPr>
          <w:ilvl w:val="2"/>
          <w:numId w:val="2"/>
        </w:numPr>
        <w:pBdr>
          <w:top w:val="nil"/>
          <w:left w:val="nil"/>
          <w:bottom w:val="nil"/>
          <w:right w:val="nil"/>
          <w:between w:val="nil"/>
        </w:pBdr>
        <w:spacing w:before="242" w:line="276" w:lineRule="auto"/>
        <w:ind w:left="709" w:right="175" w:firstLine="0"/>
        <w:jc w:val="both"/>
        <w:rPr>
          <w:color w:val="000000"/>
          <w:sz w:val="24"/>
          <w:szCs w:val="24"/>
        </w:rPr>
      </w:pPr>
      <w:r>
        <w:rPr>
          <w:color w:val="000000"/>
          <w:sz w:val="24"/>
          <w:szCs w:val="24"/>
        </w:rPr>
        <w:t>Provide the Client with full details of the proposed Sub-Processor’s engagement. This information shall include, but is not limited to, the identity of the Sub-Processor(s), its data security and privacy practices, the location of its processing facilities, and a description of the scope of access to Personal Data.</w:t>
      </w:r>
    </w:p>
    <w:p w14:paraId="39304C85" w14:textId="77777777" w:rsidR="00073067" w:rsidRDefault="00000000">
      <w:pPr>
        <w:numPr>
          <w:ilvl w:val="2"/>
          <w:numId w:val="2"/>
        </w:numPr>
        <w:pBdr>
          <w:top w:val="nil"/>
          <w:left w:val="nil"/>
          <w:bottom w:val="nil"/>
          <w:right w:val="nil"/>
          <w:between w:val="nil"/>
        </w:pBdr>
        <w:spacing w:before="242" w:line="276" w:lineRule="auto"/>
        <w:ind w:left="709" w:right="175" w:firstLine="0"/>
        <w:jc w:val="both"/>
        <w:rPr>
          <w:color w:val="000000"/>
          <w:sz w:val="24"/>
          <w:szCs w:val="24"/>
        </w:rPr>
      </w:pPr>
      <w:r>
        <w:rPr>
          <w:color w:val="000000"/>
          <w:sz w:val="24"/>
          <w:szCs w:val="24"/>
        </w:rPr>
        <w:t>Ensure that the Sub-Processor is contractually bound to comply with data protection obligations that are no less protective than those set out in this DPA. This includes, but is not limited to, obligations concerning data security, confidentiality, and the rights of data subjects.</w:t>
      </w:r>
    </w:p>
    <w:p w14:paraId="0CF45433" w14:textId="77777777" w:rsidR="00073067" w:rsidRDefault="00000000">
      <w:pPr>
        <w:numPr>
          <w:ilvl w:val="1"/>
          <w:numId w:val="2"/>
        </w:numPr>
        <w:pBdr>
          <w:top w:val="nil"/>
          <w:left w:val="nil"/>
          <w:bottom w:val="nil"/>
          <w:right w:val="nil"/>
          <w:between w:val="nil"/>
        </w:pBdr>
        <w:spacing w:before="242" w:line="276" w:lineRule="auto"/>
        <w:ind w:left="284" w:right="175" w:firstLine="0"/>
        <w:jc w:val="both"/>
        <w:rPr>
          <w:color w:val="000000"/>
          <w:sz w:val="24"/>
          <w:szCs w:val="24"/>
        </w:rPr>
      </w:pPr>
      <w:r>
        <w:rPr>
          <w:color w:val="000000"/>
          <w:sz w:val="24"/>
          <w:szCs w:val="24"/>
        </w:rPr>
        <w:t>The Provider shall promptly notify the Client of any significant changes affecting Sub-Processors, such as mergers, acquisitions, or any changes that could impact the security or processing of Personal Data. The Client shall have the right to assess such changes and, if necessary, object to continued engagement with the Sub-Processor.</w:t>
      </w:r>
    </w:p>
    <w:p w14:paraId="144EDFC1" w14:textId="77777777" w:rsidR="00073067" w:rsidRDefault="00000000">
      <w:pPr>
        <w:numPr>
          <w:ilvl w:val="1"/>
          <w:numId w:val="2"/>
        </w:numPr>
        <w:pBdr>
          <w:top w:val="nil"/>
          <w:left w:val="nil"/>
          <w:bottom w:val="nil"/>
          <w:right w:val="nil"/>
          <w:between w:val="nil"/>
        </w:pBdr>
        <w:spacing w:before="242" w:line="276" w:lineRule="auto"/>
        <w:ind w:left="284" w:right="175" w:firstLine="0"/>
        <w:jc w:val="both"/>
        <w:rPr>
          <w:color w:val="000000"/>
          <w:sz w:val="24"/>
          <w:szCs w:val="24"/>
        </w:rPr>
      </w:pPr>
      <w:r>
        <w:rPr>
          <w:color w:val="000000"/>
          <w:sz w:val="24"/>
          <w:szCs w:val="24"/>
        </w:rPr>
        <w:t>Annex II is deemed accepted by the Client upon execution of this DPA. Any subsequent changes to the sub-processors listed in Annex II shall be communicated to the Client in advance, and the Client shall have the right to object to such changes in accordance with Clause 4.1. The Client shall have fourteen (14) days from the date of notification to raise any objections to the proposed changes. If no objections are raised within this period, the changes shall be deemed accepted by the Client.</w:t>
      </w:r>
    </w:p>
    <w:p w14:paraId="30EA9D92" w14:textId="77777777" w:rsidR="00073067" w:rsidRDefault="00073067">
      <w:pPr>
        <w:pBdr>
          <w:top w:val="nil"/>
          <w:left w:val="nil"/>
          <w:bottom w:val="nil"/>
          <w:right w:val="nil"/>
          <w:between w:val="nil"/>
        </w:pBdr>
        <w:spacing w:before="201" w:line="276" w:lineRule="auto"/>
        <w:rPr>
          <w:color w:val="000000"/>
          <w:sz w:val="24"/>
          <w:szCs w:val="24"/>
        </w:rPr>
      </w:pPr>
    </w:p>
    <w:p w14:paraId="33ABB531" w14:textId="77777777" w:rsidR="00073067" w:rsidRDefault="00000000">
      <w:pPr>
        <w:pStyle w:val="Heading1"/>
        <w:numPr>
          <w:ilvl w:val="0"/>
          <w:numId w:val="6"/>
        </w:numPr>
        <w:tabs>
          <w:tab w:val="left" w:pos="845"/>
        </w:tabs>
        <w:spacing w:line="276" w:lineRule="auto"/>
        <w:ind w:hanging="561"/>
        <w:rPr>
          <w:color w:val="000000"/>
        </w:rPr>
      </w:pPr>
      <w:bookmarkStart w:id="15" w:name="_heading=h.xcyy4y4keulc" w:colFirst="0" w:colLast="0"/>
      <w:bookmarkEnd w:id="15"/>
      <w:r>
        <w:rPr>
          <w:color w:val="000000"/>
        </w:rPr>
        <w:t>Personal Data Transfer</w:t>
      </w:r>
    </w:p>
    <w:p w14:paraId="5D52F9C2" w14:textId="77777777" w:rsidR="00073067" w:rsidRDefault="00000000">
      <w:pPr>
        <w:numPr>
          <w:ilvl w:val="1"/>
          <w:numId w:val="3"/>
        </w:numPr>
        <w:pBdr>
          <w:top w:val="nil"/>
          <w:left w:val="nil"/>
          <w:bottom w:val="nil"/>
          <w:right w:val="nil"/>
          <w:between w:val="nil"/>
        </w:pBdr>
        <w:spacing w:before="201" w:line="276" w:lineRule="auto"/>
        <w:ind w:left="284" w:right="175" w:firstLine="0"/>
        <w:jc w:val="both"/>
        <w:rPr>
          <w:color w:val="000000"/>
          <w:sz w:val="24"/>
          <w:szCs w:val="24"/>
        </w:rPr>
      </w:pPr>
      <w:r>
        <w:rPr>
          <w:color w:val="000000"/>
          <w:sz w:val="24"/>
          <w:szCs w:val="24"/>
        </w:rPr>
        <w:t>If the Provider is required to transfer Personal Data to a country outside the EEA or any country not recognized by the European Commission as providing an adequate level of data protection, the Provider shall inform the Client prior to such transfer. The Provider must ensure that such transfers are made in compliance with applicable Data Protection Laws and shall implement appropriate safeguards to protect the Personal Data being transferred.</w:t>
      </w:r>
    </w:p>
    <w:p w14:paraId="534462F7" w14:textId="77777777" w:rsidR="00073067" w:rsidRDefault="00000000">
      <w:pPr>
        <w:numPr>
          <w:ilvl w:val="1"/>
          <w:numId w:val="3"/>
        </w:numPr>
        <w:pBdr>
          <w:top w:val="nil"/>
          <w:left w:val="nil"/>
          <w:bottom w:val="nil"/>
          <w:right w:val="nil"/>
          <w:between w:val="nil"/>
        </w:pBdr>
        <w:spacing w:before="201" w:line="276" w:lineRule="auto"/>
        <w:ind w:left="284" w:right="175" w:firstLine="0"/>
        <w:jc w:val="both"/>
        <w:rPr>
          <w:color w:val="000000"/>
          <w:sz w:val="24"/>
          <w:szCs w:val="24"/>
        </w:rPr>
      </w:pPr>
      <w:r>
        <w:rPr>
          <w:color w:val="000000"/>
          <w:sz w:val="24"/>
          <w:szCs w:val="24"/>
        </w:rPr>
        <w:t>If, subject to the Client’s prior consent, the Provider processes Personal Data in a jurisdiction that is not an Approved Jurisdiction, the Provider shall ensure that it has a legally approved mechanism in place to allow for the international transfer of Personal Data. Such mechanisms may include, but are not limited to:</w:t>
      </w:r>
    </w:p>
    <w:p w14:paraId="01956F42" w14:textId="77777777" w:rsidR="00073067" w:rsidRDefault="00000000">
      <w:pPr>
        <w:numPr>
          <w:ilvl w:val="2"/>
          <w:numId w:val="3"/>
        </w:numPr>
        <w:pBdr>
          <w:top w:val="nil"/>
          <w:left w:val="nil"/>
          <w:bottom w:val="nil"/>
          <w:right w:val="nil"/>
          <w:between w:val="nil"/>
        </w:pBdr>
        <w:spacing w:before="201" w:line="276" w:lineRule="auto"/>
        <w:ind w:left="709" w:right="175" w:firstLine="0"/>
        <w:jc w:val="both"/>
        <w:rPr>
          <w:color w:val="000000"/>
          <w:sz w:val="24"/>
          <w:szCs w:val="24"/>
        </w:rPr>
      </w:pPr>
      <w:r>
        <w:rPr>
          <w:color w:val="000000"/>
          <w:sz w:val="24"/>
          <w:szCs w:val="24"/>
        </w:rPr>
        <w:t>The Provider executing Standard Contractual Clauses (SCCs) as adopted or approved by the European Commission, or equivalent clauses issued by the UK Information Commissioner’s Office (ICO), as applicable, to ensure adequate protection of Personal Data.</w:t>
      </w:r>
    </w:p>
    <w:p w14:paraId="5CD9DC11" w14:textId="77777777" w:rsidR="00073067" w:rsidRDefault="00000000">
      <w:pPr>
        <w:numPr>
          <w:ilvl w:val="2"/>
          <w:numId w:val="3"/>
        </w:numPr>
        <w:pBdr>
          <w:top w:val="nil"/>
          <w:left w:val="nil"/>
          <w:bottom w:val="nil"/>
          <w:right w:val="nil"/>
          <w:between w:val="nil"/>
        </w:pBdr>
        <w:spacing w:before="201" w:line="276" w:lineRule="auto"/>
        <w:ind w:left="709" w:right="175" w:firstLine="0"/>
        <w:jc w:val="both"/>
        <w:rPr>
          <w:color w:val="000000"/>
          <w:sz w:val="24"/>
          <w:szCs w:val="24"/>
        </w:rPr>
      </w:pPr>
      <w:r>
        <w:rPr>
          <w:color w:val="000000"/>
          <w:sz w:val="24"/>
          <w:szCs w:val="24"/>
        </w:rPr>
        <w:lastRenderedPageBreak/>
        <w:t>If applicable, the Provider adopting Binding Corporate Rules (BCRs) that have been approved by the relevant data protection authorities to allow for the lawful transfer of Personal Data.</w:t>
      </w:r>
    </w:p>
    <w:p w14:paraId="2CDC4EA5" w14:textId="77777777" w:rsidR="00073067" w:rsidRDefault="00000000">
      <w:pPr>
        <w:numPr>
          <w:ilvl w:val="2"/>
          <w:numId w:val="3"/>
        </w:numPr>
        <w:pBdr>
          <w:top w:val="nil"/>
          <w:left w:val="nil"/>
          <w:bottom w:val="nil"/>
          <w:right w:val="nil"/>
          <w:between w:val="nil"/>
        </w:pBdr>
        <w:spacing w:before="201" w:line="276" w:lineRule="auto"/>
        <w:ind w:left="709" w:right="175" w:firstLine="0"/>
        <w:jc w:val="both"/>
        <w:rPr>
          <w:color w:val="000000"/>
          <w:sz w:val="24"/>
          <w:szCs w:val="24"/>
        </w:rPr>
      </w:pPr>
      <w:r>
        <w:rPr>
          <w:color w:val="000000"/>
          <w:sz w:val="24"/>
          <w:szCs w:val="24"/>
        </w:rPr>
        <w:t>The Provider relying on an adequacy decision issued by the European Commission or the UK ICO that recognizes the jurisdiction as providing an adequate level of data protection.</w:t>
      </w:r>
    </w:p>
    <w:p w14:paraId="1AC1E669" w14:textId="77777777" w:rsidR="00073067" w:rsidRDefault="00000000">
      <w:pPr>
        <w:numPr>
          <w:ilvl w:val="2"/>
          <w:numId w:val="3"/>
        </w:numPr>
        <w:pBdr>
          <w:top w:val="nil"/>
          <w:left w:val="nil"/>
          <w:bottom w:val="nil"/>
          <w:right w:val="nil"/>
          <w:between w:val="nil"/>
        </w:pBdr>
        <w:spacing w:before="201" w:line="276" w:lineRule="auto"/>
        <w:ind w:left="709" w:right="175" w:firstLine="0"/>
        <w:jc w:val="both"/>
        <w:rPr>
          <w:color w:val="000000"/>
          <w:sz w:val="24"/>
          <w:szCs w:val="24"/>
        </w:rPr>
      </w:pPr>
      <w:r>
        <w:rPr>
          <w:color w:val="000000"/>
          <w:sz w:val="24"/>
          <w:szCs w:val="24"/>
        </w:rPr>
        <w:t>The Provider may use approved certification mechanisms or adhere to approved codes of conduct that provide appropriate safeguards for international data transfers, in accordance with Data Protection Laws.</w:t>
      </w:r>
    </w:p>
    <w:p w14:paraId="1BB11526" w14:textId="77777777" w:rsidR="00073067" w:rsidRDefault="00000000">
      <w:pPr>
        <w:numPr>
          <w:ilvl w:val="1"/>
          <w:numId w:val="3"/>
        </w:numPr>
        <w:pBdr>
          <w:top w:val="nil"/>
          <w:left w:val="nil"/>
          <w:bottom w:val="nil"/>
          <w:right w:val="nil"/>
          <w:between w:val="nil"/>
        </w:pBdr>
        <w:spacing w:before="201" w:line="276" w:lineRule="auto"/>
        <w:ind w:left="284" w:right="175" w:firstLine="6"/>
        <w:jc w:val="both"/>
        <w:rPr>
          <w:color w:val="000000"/>
          <w:sz w:val="24"/>
          <w:szCs w:val="24"/>
        </w:rPr>
      </w:pPr>
      <w:r>
        <w:rPr>
          <w:color w:val="000000"/>
          <w:sz w:val="24"/>
          <w:szCs w:val="24"/>
        </w:rPr>
        <w:t>The Provider shall maintain records of all international data transfers and the mechanisms used to ensure compliance with applicable Data Protection Laws. Upon the Client’s request, the Provider shall provide evidence of such compliance, including copies of relevant agreements, certificates, or other documents demonstrating that appropriate safeguards have been implemented.</w:t>
      </w:r>
    </w:p>
    <w:p w14:paraId="738525D3" w14:textId="77777777" w:rsidR="00073067" w:rsidRDefault="00000000">
      <w:pPr>
        <w:numPr>
          <w:ilvl w:val="1"/>
          <w:numId w:val="3"/>
        </w:numPr>
        <w:pBdr>
          <w:top w:val="nil"/>
          <w:left w:val="nil"/>
          <w:bottom w:val="nil"/>
          <w:right w:val="nil"/>
          <w:between w:val="nil"/>
        </w:pBdr>
        <w:spacing w:before="201" w:line="276" w:lineRule="auto"/>
        <w:ind w:left="284" w:right="175" w:firstLine="6"/>
        <w:jc w:val="both"/>
        <w:rPr>
          <w:color w:val="000000"/>
          <w:sz w:val="24"/>
          <w:szCs w:val="24"/>
        </w:rPr>
      </w:pPr>
      <w:r>
        <w:rPr>
          <w:color w:val="000000"/>
          <w:sz w:val="24"/>
          <w:szCs w:val="24"/>
        </w:rPr>
        <w:t>The Provider shall cooperate with the Client and any relevant supervisory authorities in relation to any international data transfer, including providing all necessary information and assistance to demonstrate compliance with applicable Data Protection Laws.</w:t>
      </w:r>
    </w:p>
    <w:p w14:paraId="5608F362" w14:textId="77777777" w:rsidR="00073067" w:rsidRDefault="00073067">
      <w:pPr>
        <w:pBdr>
          <w:top w:val="nil"/>
          <w:left w:val="nil"/>
          <w:bottom w:val="nil"/>
          <w:right w:val="nil"/>
          <w:between w:val="nil"/>
        </w:pBdr>
        <w:spacing w:before="201" w:line="276" w:lineRule="auto"/>
        <w:rPr>
          <w:color w:val="000000"/>
          <w:sz w:val="24"/>
          <w:szCs w:val="24"/>
        </w:rPr>
      </w:pPr>
    </w:p>
    <w:p w14:paraId="306DC773" w14:textId="77777777" w:rsidR="00073067" w:rsidRDefault="00000000">
      <w:pPr>
        <w:pStyle w:val="Heading1"/>
        <w:numPr>
          <w:ilvl w:val="0"/>
          <w:numId w:val="6"/>
        </w:numPr>
        <w:tabs>
          <w:tab w:val="left" w:pos="845"/>
        </w:tabs>
        <w:spacing w:before="1" w:line="276" w:lineRule="auto"/>
        <w:ind w:hanging="561"/>
        <w:rPr>
          <w:color w:val="000000"/>
        </w:rPr>
      </w:pPr>
      <w:bookmarkStart w:id="16" w:name="_heading=h.kf3k0iuauz62" w:colFirst="0" w:colLast="0"/>
      <w:bookmarkEnd w:id="16"/>
      <w:r>
        <w:rPr>
          <w:color w:val="000000"/>
        </w:rPr>
        <w:t>General</w:t>
      </w:r>
    </w:p>
    <w:p w14:paraId="7E89603D" w14:textId="77777777" w:rsidR="00073067" w:rsidRDefault="00000000">
      <w:pPr>
        <w:numPr>
          <w:ilvl w:val="1"/>
          <w:numId w:val="4"/>
        </w:numPr>
        <w:pBdr>
          <w:top w:val="nil"/>
          <w:left w:val="nil"/>
          <w:bottom w:val="nil"/>
          <w:right w:val="nil"/>
          <w:between w:val="nil"/>
        </w:pBdr>
        <w:spacing w:before="202" w:line="276" w:lineRule="auto"/>
        <w:ind w:left="284" w:right="175" w:firstLine="0"/>
        <w:jc w:val="both"/>
        <w:rPr>
          <w:color w:val="000000"/>
          <w:sz w:val="24"/>
          <w:szCs w:val="24"/>
        </w:rPr>
      </w:pPr>
      <w:r>
        <w:rPr>
          <w:color w:val="000000"/>
          <w:sz w:val="24"/>
          <w:szCs w:val="24"/>
        </w:rPr>
        <w:t>If any of the Data Protection Laws are superseded by new or modified Data Protection Laws (including any decisions or interpretations by a relevant court or governmental authority relating thereto), the new or modified Data Protection Laws shall be deemed to be incorporated into this DPA. The Provider and the Client shall promptly begin complying with such Data Protection Laws, and the Provider shall promptly update its policies and practices as necessary to reflect these changes.</w:t>
      </w:r>
    </w:p>
    <w:p w14:paraId="773DFFB7" w14:textId="77777777" w:rsidR="00073067" w:rsidRDefault="00000000">
      <w:pPr>
        <w:numPr>
          <w:ilvl w:val="1"/>
          <w:numId w:val="4"/>
        </w:numPr>
        <w:pBdr>
          <w:top w:val="nil"/>
          <w:left w:val="nil"/>
          <w:bottom w:val="nil"/>
          <w:right w:val="nil"/>
          <w:between w:val="nil"/>
        </w:pBdr>
        <w:spacing w:before="202" w:line="276" w:lineRule="auto"/>
        <w:ind w:left="284" w:right="175" w:firstLine="0"/>
        <w:jc w:val="both"/>
        <w:rPr>
          <w:color w:val="000000"/>
          <w:sz w:val="24"/>
          <w:szCs w:val="24"/>
        </w:rPr>
      </w:pPr>
      <w:r>
        <w:rPr>
          <w:color w:val="000000"/>
          <w:sz w:val="24"/>
          <w:szCs w:val="24"/>
        </w:rPr>
        <w:t>Any ambiguity in this DPA shall be resolved to permit the Provider and the Client to comply with all applicable Data Protection Laws. The parties agree to interpret the provisions of this DPA in a manner that ensures compliance with the highest applicable standards of data protection.</w:t>
      </w:r>
    </w:p>
    <w:p w14:paraId="2087FD8D" w14:textId="77777777" w:rsidR="00073067" w:rsidRDefault="00000000">
      <w:pPr>
        <w:numPr>
          <w:ilvl w:val="1"/>
          <w:numId w:val="4"/>
        </w:numPr>
        <w:pBdr>
          <w:top w:val="nil"/>
          <w:left w:val="nil"/>
          <w:bottom w:val="nil"/>
          <w:right w:val="nil"/>
          <w:between w:val="nil"/>
        </w:pBdr>
        <w:spacing w:before="202" w:line="276" w:lineRule="auto"/>
        <w:ind w:left="284" w:right="175" w:firstLine="0"/>
        <w:jc w:val="both"/>
        <w:rPr>
          <w:color w:val="000000"/>
          <w:sz w:val="24"/>
          <w:szCs w:val="24"/>
        </w:rPr>
      </w:pPr>
      <w:r>
        <w:rPr>
          <w:color w:val="000000"/>
          <w:sz w:val="24"/>
          <w:szCs w:val="24"/>
        </w:rPr>
        <w:t xml:space="preserve">If this DPA does not specifically address a particular data security or privacy standard or obligation, the Provider shall apply appropriate, generally accepted practices to protect the confidentiality, security, privacy, integrity, availability, and accuracy of the Personal Data. The Provider agrees to keep </w:t>
      </w:r>
      <w:proofErr w:type="gramStart"/>
      <w:r>
        <w:rPr>
          <w:color w:val="000000"/>
          <w:sz w:val="24"/>
          <w:szCs w:val="24"/>
        </w:rPr>
        <w:t>up-to-date</w:t>
      </w:r>
      <w:proofErr w:type="gramEnd"/>
      <w:r>
        <w:rPr>
          <w:color w:val="000000"/>
          <w:sz w:val="24"/>
          <w:szCs w:val="24"/>
        </w:rPr>
        <w:t xml:space="preserve"> with industry standards and regulatory requirements to ensure ongoing compliance.</w:t>
      </w:r>
    </w:p>
    <w:p w14:paraId="1C16DD9F" w14:textId="77777777" w:rsidR="00073067" w:rsidRDefault="00000000">
      <w:pPr>
        <w:numPr>
          <w:ilvl w:val="1"/>
          <w:numId w:val="4"/>
        </w:numPr>
        <w:pBdr>
          <w:top w:val="nil"/>
          <w:left w:val="nil"/>
          <w:bottom w:val="nil"/>
          <w:right w:val="nil"/>
          <w:between w:val="nil"/>
        </w:pBdr>
        <w:spacing w:before="202" w:line="276" w:lineRule="auto"/>
        <w:ind w:left="284" w:right="175" w:firstLine="0"/>
        <w:jc w:val="both"/>
        <w:rPr>
          <w:color w:val="000000"/>
          <w:sz w:val="24"/>
          <w:szCs w:val="24"/>
        </w:rPr>
      </w:pPr>
      <w:r>
        <w:rPr>
          <w:color w:val="000000"/>
          <w:sz w:val="24"/>
          <w:szCs w:val="24"/>
        </w:rPr>
        <w:t>The Provider agrees that, in the event of a breach of this DPA, monetary damages may not be a sufficient remedy for the Client or any of the Client’s customers. As a result, either the Client or an affected customer shall be entitled to seek injunctive or equitable relief to immediately cease or prevent the use or disclosure of Personal Data and to enforce the terms of this DPA to ensure compliance with all Data Protection Laws.</w:t>
      </w:r>
    </w:p>
    <w:p w14:paraId="3440D69B" w14:textId="77777777" w:rsidR="00073067" w:rsidRDefault="00000000">
      <w:pPr>
        <w:numPr>
          <w:ilvl w:val="1"/>
          <w:numId w:val="4"/>
        </w:numPr>
        <w:pBdr>
          <w:top w:val="nil"/>
          <w:left w:val="nil"/>
          <w:bottom w:val="nil"/>
          <w:right w:val="nil"/>
          <w:between w:val="nil"/>
        </w:pBdr>
        <w:spacing w:before="202" w:line="276" w:lineRule="auto"/>
        <w:ind w:left="284" w:right="175" w:firstLine="0"/>
        <w:jc w:val="both"/>
        <w:rPr>
          <w:color w:val="000000"/>
          <w:sz w:val="24"/>
          <w:szCs w:val="24"/>
        </w:rPr>
      </w:pPr>
      <w:r>
        <w:rPr>
          <w:color w:val="000000"/>
          <w:sz w:val="24"/>
          <w:szCs w:val="24"/>
        </w:rPr>
        <w:t>If the Provider is unable to provide the level of protection required by this DPA, the Provider shall immediately notify the Client and cease all Processing activities of Personal Data until such time that the required level of protection can be ensured.</w:t>
      </w:r>
    </w:p>
    <w:p w14:paraId="3675DAD7" w14:textId="77777777" w:rsidR="00073067" w:rsidRDefault="00000000">
      <w:pPr>
        <w:numPr>
          <w:ilvl w:val="1"/>
          <w:numId w:val="4"/>
        </w:numPr>
        <w:pBdr>
          <w:top w:val="nil"/>
          <w:left w:val="nil"/>
          <w:bottom w:val="nil"/>
          <w:right w:val="nil"/>
          <w:between w:val="nil"/>
        </w:pBdr>
        <w:spacing w:before="202" w:line="276" w:lineRule="auto"/>
        <w:ind w:left="284" w:right="175" w:firstLine="0"/>
        <w:jc w:val="both"/>
        <w:rPr>
          <w:color w:val="000000"/>
          <w:sz w:val="24"/>
          <w:szCs w:val="24"/>
        </w:rPr>
      </w:pPr>
      <w:sdt>
        <w:sdtPr>
          <w:tag w:val="goog_rdk_5"/>
          <w:id w:val="-473127001"/>
        </w:sdtPr>
        <w:sdtContent>
          <w:sdt>
            <w:sdtPr>
              <w:tag w:val="goog_rdk_6"/>
              <w:id w:val="1992023104"/>
            </w:sdtPr>
            <w:sdtContent>
              <w:ins w:id="17" w:author="Compliance Shufti" w:date="2026-02-26T08:47:00Z">
                <w:r>
                  <w:rPr>
                    <w:sz w:val="24"/>
                    <w:szCs w:val="24"/>
                    <w:rPrChange w:id="18" w:author="Compliance Shufti" w:date="2026-02-26T08:47:00Z">
                      <w:rPr>
                        <w:color w:val="000000"/>
                        <w:sz w:val="24"/>
                        <w:szCs w:val="24"/>
                      </w:rPr>
                    </w:rPrChange>
                  </w:rPr>
                  <w:t>The Client shall be entitled to regularly inspect the activities of the Provider. This may be through audits, risk assessments, ad hoc inspections, or information requests by the Client or its regulators.</w:t>
                </w:r>
              </w:ins>
            </w:sdtContent>
          </w:sdt>
        </w:sdtContent>
      </w:sdt>
      <w:sdt>
        <w:sdtPr>
          <w:tag w:val="goog_rdk_7"/>
          <w:id w:val="1861437222"/>
        </w:sdtPr>
        <w:sdtContent>
          <w:sdt>
            <w:sdtPr>
              <w:tag w:val="goog_rdk_8"/>
              <w:id w:val="1897529762"/>
            </w:sdtPr>
            <w:sdtContent>
              <w:del w:id="19" w:author="Compliance Shufti" w:date="2026-02-26T08:47:00Z">
                <w:r>
                  <w:rPr>
                    <w:sz w:val="24"/>
                    <w:szCs w:val="24"/>
                    <w:rPrChange w:id="20" w:author="Compliance Shufti" w:date="2026-02-26T08:47:00Z">
                      <w:rPr>
                        <w:color w:val="000000"/>
                        <w:sz w:val="24"/>
                        <w:szCs w:val="24"/>
                      </w:rPr>
                    </w:rPrChange>
                  </w:rPr>
                  <w:delText>The Client shall have the right to (a) request from the Provider all information necessary to demonstrate compliance with this DPA and (b) conduct its own audit and/or inspections of the Provider to verify compliance with the DPA and the applicable Annexures.</w:delText>
                </w:r>
              </w:del>
            </w:sdtContent>
          </w:sdt>
        </w:sdtContent>
      </w:sdt>
      <w:r>
        <w:rPr>
          <w:color w:val="000000"/>
          <w:sz w:val="24"/>
          <w:szCs w:val="24"/>
        </w:rPr>
        <w:t xml:space="preserve"> Any such audit or inspection shall be conducted with reasonable advance notice to the Provider and shall take place during normal business hours to limit any undue disruption of the Provider’s operations. The costs of any audit or inspection shall be borne by the Client.</w:t>
      </w:r>
    </w:p>
    <w:sdt>
      <w:sdtPr>
        <w:tag w:val="goog_rdk_11"/>
        <w:id w:val="731422641"/>
      </w:sdtPr>
      <w:sdtContent>
        <w:p w14:paraId="62593E79" w14:textId="77777777" w:rsidR="00073067" w:rsidRDefault="00000000">
          <w:pPr>
            <w:numPr>
              <w:ilvl w:val="1"/>
              <w:numId w:val="4"/>
            </w:numPr>
            <w:pBdr>
              <w:top w:val="nil"/>
              <w:left w:val="nil"/>
              <w:bottom w:val="nil"/>
              <w:right w:val="nil"/>
              <w:between w:val="nil"/>
            </w:pBdr>
            <w:spacing w:before="202" w:line="276" w:lineRule="auto"/>
            <w:ind w:left="284" w:right="175" w:firstLine="0"/>
            <w:jc w:val="both"/>
            <w:rPr>
              <w:del w:id="21" w:author="Compliance Shufti" w:date="2026-02-26T08:01:00Z"/>
              <w:color w:val="000000"/>
              <w:sz w:val="24"/>
              <w:szCs w:val="24"/>
            </w:rPr>
          </w:pPr>
          <w:sdt>
            <w:sdtPr>
              <w:tag w:val="goog_rdk_10"/>
              <w:id w:val="106433278"/>
            </w:sdtPr>
            <w:sdtContent>
              <w:del w:id="22" w:author="Compliance Shufti" w:date="2026-02-26T08:01:00Z">
                <w:r>
                  <w:rPr>
                    <w:color w:val="000000"/>
                    <w:sz w:val="24"/>
                    <w:szCs w:val="24"/>
                  </w:rPr>
                  <w:delText>The Parties agree that, in the case of any clause or term in this DPA having a similar meaning to a similar clause or term of the Agreement, the clause or term of the Agreement shall prevail, provided it does not conflict with applicable Data Protection Laws.</w:delText>
                </w:r>
              </w:del>
            </w:sdtContent>
          </w:sdt>
        </w:p>
      </w:sdtContent>
    </w:sdt>
    <w:p w14:paraId="14BE9608" w14:textId="77777777" w:rsidR="00073067" w:rsidRDefault="00000000">
      <w:pPr>
        <w:numPr>
          <w:ilvl w:val="1"/>
          <w:numId w:val="4"/>
        </w:numPr>
        <w:pBdr>
          <w:top w:val="nil"/>
          <w:left w:val="nil"/>
          <w:bottom w:val="nil"/>
          <w:right w:val="nil"/>
          <w:between w:val="nil"/>
        </w:pBdr>
        <w:spacing w:before="202" w:line="276" w:lineRule="auto"/>
        <w:ind w:left="284" w:right="175" w:firstLine="0"/>
        <w:jc w:val="both"/>
        <w:rPr>
          <w:color w:val="000000"/>
          <w:sz w:val="24"/>
          <w:szCs w:val="24"/>
        </w:rPr>
      </w:pPr>
      <w:r>
        <w:rPr>
          <w:color w:val="000000"/>
          <w:sz w:val="24"/>
          <w:szCs w:val="24"/>
        </w:rPr>
        <w:t>Any undefined words or phrases used herein shall have the same meaning given to them in the Agreement, unless otherwise defined in this DPA. In cases of conflict between definitions, the definitions provided in this DPA shall prevail for purposes of data protection and privacy obligations.</w:t>
      </w:r>
    </w:p>
    <w:p w14:paraId="6E8E5DDC" w14:textId="77777777" w:rsidR="00073067" w:rsidRDefault="00000000">
      <w:pPr>
        <w:numPr>
          <w:ilvl w:val="1"/>
          <w:numId w:val="4"/>
        </w:numPr>
        <w:pBdr>
          <w:top w:val="nil"/>
          <w:left w:val="nil"/>
          <w:bottom w:val="nil"/>
          <w:right w:val="nil"/>
          <w:between w:val="nil"/>
        </w:pBdr>
        <w:spacing w:before="202" w:line="276" w:lineRule="auto"/>
        <w:ind w:left="284" w:right="175" w:firstLine="0"/>
        <w:jc w:val="both"/>
        <w:rPr>
          <w:color w:val="000000"/>
          <w:sz w:val="24"/>
          <w:szCs w:val="24"/>
        </w:rPr>
      </w:pPr>
      <w:r>
        <w:rPr>
          <w:color w:val="000000"/>
          <w:sz w:val="24"/>
          <w:szCs w:val="24"/>
        </w:rPr>
        <w:t xml:space="preserve">This DPA forms an integral part of the Agreement between the Parties. In the event of any conflict between the terms of this DPA and the Agreement, the terms of this DPA shall prevail to the extent of such conflict, provided that such precedence ensures compliance with applicable Data Protection Laws. </w:t>
      </w:r>
    </w:p>
    <w:p w14:paraId="66B3C086" w14:textId="77777777" w:rsidR="00073067" w:rsidRDefault="00073067">
      <w:pPr>
        <w:pBdr>
          <w:top w:val="nil"/>
          <w:left w:val="nil"/>
          <w:bottom w:val="nil"/>
          <w:right w:val="nil"/>
          <w:between w:val="nil"/>
        </w:pBdr>
        <w:spacing w:before="202" w:line="276" w:lineRule="auto"/>
        <w:rPr>
          <w:color w:val="000000"/>
          <w:sz w:val="24"/>
          <w:szCs w:val="24"/>
        </w:rPr>
      </w:pPr>
    </w:p>
    <w:p w14:paraId="18EDBB69" w14:textId="77777777" w:rsidR="00073067" w:rsidRDefault="00000000">
      <w:pPr>
        <w:pStyle w:val="Heading2"/>
        <w:spacing w:line="276" w:lineRule="auto"/>
        <w:ind w:left="380" w:firstLine="0"/>
        <w:rPr>
          <w:color w:val="000000"/>
        </w:rPr>
      </w:pPr>
      <w:r>
        <w:rPr>
          <w:color w:val="000000"/>
        </w:rPr>
        <w:t>The Parties have signed this DPA on the date given here below:</w:t>
      </w:r>
    </w:p>
    <w:p w14:paraId="733B5FBE" w14:textId="77777777" w:rsidR="00073067" w:rsidRDefault="00073067">
      <w:pPr>
        <w:pBdr>
          <w:top w:val="nil"/>
          <w:left w:val="nil"/>
          <w:bottom w:val="nil"/>
          <w:right w:val="nil"/>
          <w:between w:val="nil"/>
        </w:pBdr>
        <w:spacing w:before="242" w:line="276" w:lineRule="auto"/>
        <w:rPr>
          <w:b/>
          <w:bCs/>
          <w:color w:val="000000"/>
          <w:sz w:val="24"/>
          <w:szCs w:val="24"/>
        </w:rPr>
      </w:pPr>
    </w:p>
    <w:p w14:paraId="47D4E97E" w14:textId="77777777" w:rsidR="00073067" w:rsidRDefault="00000000">
      <w:pPr>
        <w:pStyle w:val="Heading2"/>
        <w:tabs>
          <w:tab w:val="left" w:pos="4699"/>
        </w:tabs>
        <w:spacing w:before="1" w:line="276" w:lineRule="auto"/>
        <w:ind w:left="380" w:firstLine="0"/>
        <w:rPr>
          <w:color w:val="000000"/>
        </w:rPr>
      </w:pPr>
      <w:r>
        <w:rPr>
          <w:color w:val="000000"/>
        </w:rPr>
        <w:t>For and on behalf of the Provider</w:t>
      </w:r>
      <w:r>
        <w:rPr>
          <w:color w:val="000000"/>
        </w:rPr>
        <w:tab/>
        <w:t>For and on behalf of the Client</w:t>
      </w:r>
    </w:p>
    <w:p w14:paraId="4E0E6F26" w14:textId="77777777" w:rsidR="00073067" w:rsidRDefault="00073067">
      <w:pPr>
        <w:pStyle w:val="Heading2"/>
        <w:tabs>
          <w:tab w:val="left" w:pos="4699"/>
        </w:tabs>
        <w:spacing w:before="1" w:line="276" w:lineRule="auto"/>
        <w:ind w:left="380" w:firstLine="0"/>
        <w:rPr>
          <w:color w:val="000000"/>
        </w:rPr>
      </w:pPr>
    </w:p>
    <w:p w14:paraId="1ACADF9F" w14:textId="77777777" w:rsidR="00073067" w:rsidRDefault="00073067">
      <w:pPr>
        <w:pBdr>
          <w:top w:val="nil"/>
          <w:left w:val="nil"/>
          <w:bottom w:val="nil"/>
          <w:right w:val="nil"/>
          <w:between w:val="nil"/>
        </w:pBdr>
        <w:spacing w:line="276" w:lineRule="auto"/>
        <w:rPr>
          <w:b/>
          <w:bCs/>
          <w:color w:val="000000"/>
          <w:sz w:val="20"/>
          <w:szCs w:val="20"/>
        </w:rPr>
      </w:pPr>
    </w:p>
    <w:p w14:paraId="73F18FEE" w14:textId="77777777" w:rsidR="00073067" w:rsidRDefault="00073067">
      <w:pPr>
        <w:pBdr>
          <w:top w:val="nil"/>
          <w:left w:val="nil"/>
          <w:bottom w:val="nil"/>
          <w:right w:val="nil"/>
          <w:between w:val="nil"/>
        </w:pBdr>
        <w:spacing w:line="276" w:lineRule="auto"/>
        <w:rPr>
          <w:b/>
          <w:bCs/>
          <w:color w:val="000000"/>
          <w:sz w:val="20"/>
          <w:szCs w:val="20"/>
        </w:rPr>
      </w:pPr>
    </w:p>
    <w:p w14:paraId="152B8E02" w14:textId="77777777" w:rsidR="00073067" w:rsidRDefault="00000000">
      <w:pPr>
        <w:pBdr>
          <w:top w:val="nil"/>
          <w:left w:val="nil"/>
          <w:bottom w:val="nil"/>
          <w:right w:val="nil"/>
          <w:between w:val="nil"/>
        </w:pBdr>
        <w:spacing w:before="75" w:line="276" w:lineRule="auto"/>
        <w:rPr>
          <w:b/>
          <w:bCs/>
          <w:color w:val="000000"/>
          <w:sz w:val="20"/>
          <w:szCs w:val="20"/>
        </w:rPr>
      </w:pPr>
      <w:r>
        <w:rPr>
          <w:noProof/>
        </w:rPr>
        <mc:AlternateContent>
          <mc:Choice Requires="wps">
            <w:drawing>
              <wp:anchor distT="0" distB="0" distL="0" distR="0" simplePos="0" relativeHeight="251658240" behindDoc="0" locked="0" layoutInCell="1" hidden="0" allowOverlap="1" wp14:anchorId="5E5B6457" wp14:editId="732551E4">
                <wp:simplePos x="0" y="0"/>
                <wp:positionH relativeFrom="column">
                  <wp:posOffset>222250</wp:posOffset>
                </wp:positionH>
                <wp:positionV relativeFrom="paragraph">
                  <wp:posOffset>190500</wp:posOffset>
                </wp:positionV>
                <wp:extent cx="1270" cy="12700"/>
                <wp:effectExtent l="0" t="0" r="0" b="0"/>
                <wp:wrapTopAndBottom distT="0" distB="0"/>
                <wp:docPr id="1585518021" name="Freeform 1585518021"/>
                <wp:cNvGraphicFramePr/>
                <a:graphic xmlns:a="http://schemas.openxmlformats.org/drawingml/2006/main">
                  <a:graphicData uri="http://schemas.microsoft.com/office/word/2010/wordprocessingShape">
                    <wps:wsp>
                      <wps:cNvSpPr/>
                      <wps:spPr>
                        <a:xfrm>
                          <a:off x="4584000" y="3779365"/>
                          <a:ext cx="1524000" cy="1270"/>
                        </a:xfrm>
                        <a:custGeom>
                          <a:avLst/>
                          <a:gdLst/>
                          <a:ahLst/>
                          <a:cxnLst/>
                          <a:rect l="l" t="t" r="r" b="b"/>
                          <a:pathLst>
                            <a:path w="1524000" h="120000" extrusionOk="0">
                              <a:moveTo>
                                <a:pt x="0" y="0"/>
                              </a:moveTo>
                              <a:lnTo>
                                <a:pt x="152400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222250</wp:posOffset>
                </wp:positionH>
                <wp:positionV relativeFrom="paragraph">
                  <wp:posOffset>190500</wp:posOffset>
                </wp:positionV>
                <wp:extent cx="1270" cy="12700"/>
                <wp:effectExtent b="0" l="0" r="0" t="0"/>
                <wp:wrapTopAndBottom distB="0" distT="0"/>
                <wp:docPr id="1585518021"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r>
        <w:rPr>
          <w:noProof/>
        </w:rPr>
        <mc:AlternateContent>
          <mc:Choice Requires="wps">
            <w:drawing>
              <wp:anchor distT="0" distB="0" distL="0" distR="0" simplePos="0" relativeHeight="251659264" behindDoc="0" locked="0" layoutInCell="1" hidden="0" allowOverlap="1" wp14:anchorId="79C3946E" wp14:editId="5F2242DC">
                <wp:simplePos x="0" y="0"/>
                <wp:positionH relativeFrom="column">
                  <wp:posOffset>2965450</wp:posOffset>
                </wp:positionH>
                <wp:positionV relativeFrom="paragraph">
                  <wp:posOffset>190500</wp:posOffset>
                </wp:positionV>
                <wp:extent cx="1270" cy="12700"/>
                <wp:effectExtent l="0" t="0" r="0" b="0"/>
                <wp:wrapTopAndBottom distT="0" distB="0"/>
                <wp:docPr id="1585518018" name="Freeform 1585518018"/>
                <wp:cNvGraphicFramePr/>
                <a:graphic xmlns:a="http://schemas.openxmlformats.org/drawingml/2006/main">
                  <a:graphicData uri="http://schemas.microsoft.com/office/word/2010/wordprocessingShape">
                    <wps:wsp>
                      <wps:cNvSpPr/>
                      <wps:spPr>
                        <a:xfrm>
                          <a:off x="4584000" y="3779365"/>
                          <a:ext cx="1524000" cy="1270"/>
                        </a:xfrm>
                        <a:custGeom>
                          <a:avLst/>
                          <a:gdLst/>
                          <a:ahLst/>
                          <a:cxnLst/>
                          <a:rect l="l" t="t" r="r" b="b"/>
                          <a:pathLst>
                            <a:path w="1524000" h="120000" extrusionOk="0">
                              <a:moveTo>
                                <a:pt x="0" y="0"/>
                              </a:moveTo>
                              <a:lnTo>
                                <a:pt x="152400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2965450</wp:posOffset>
                </wp:positionH>
                <wp:positionV relativeFrom="paragraph">
                  <wp:posOffset>190500</wp:posOffset>
                </wp:positionV>
                <wp:extent cx="1270" cy="12700"/>
                <wp:effectExtent b="0" l="0" r="0" t="0"/>
                <wp:wrapTopAndBottom distB="0" distT="0"/>
                <wp:docPr id="158551801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14:paraId="42F38F75" w14:textId="77777777" w:rsidR="00073067" w:rsidRDefault="00000000">
      <w:pPr>
        <w:pBdr>
          <w:top w:val="nil"/>
          <w:left w:val="nil"/>
          <w:bottom w:val="nil"/>
          <w:right w:val="nil"/>
          <w:between w:val="nil"/>
        </w:pBdr>
        <w:tabs>
          <w:tab w:val="left" w:pos="4759"/>
          <w:tab w:val="left" w:pos="7119"/>
        </w:tabs>
        <w:spacing w:before="32" w:line="276" w:lineRule="auto"/>
        <w:ind w:left="380"/>
        <w:rPr>
          <w:color w:val="000000"/>
          <w:sz w:val="24"/>
          <w:szCs w:val="24"/>
        </w:rPr>
      </w:pPr>
      <w:r>
        <w:rPr>
          <w:color w:val="000000"/>
          <w:sz w:val="24"/>
          <w:szCs w:val="24"/>
        </w:rPr>
        <w:t xml:space="preserve">Name: Stephen Ullman                                   Name: </w:t>
      </w:r>
    </w:p>
    <w:p w14:paraId="14D36634" w14:textId="77777777" w:rsidR="00073067" w:rsidRDefault="00000000">
      <w:pPr>
        <w:pBdr>
          <w:top w:val="nil"/>
          <w:left w:val="nil"/>
          <w:bottom w:val="nil"/>
          <w:right w:val="nil"/>
          <w:between w:val="nil"/>
        </w:pBdr>
        <w:tabs>
          <w:tab w:val="left" w:pos="4699"/>
          <w:tab w:val="left" w:pos="7066"/>
        </w:tabs>
        <w:spacing w:before="41" w:line="276" w:lineRule="auto"/>
        <w:ind w:left="380"/>
        <w:rPr>
          <w:color w:val="000000"/>
          <w:sz w:val="24"/>
          <w:szCs w:val="24"/>
        </w:rPr>
      </w:pPr>
      <w:r>
        <w:rPr>
          <w:color w:val="000000"/>
          <w:sz w:val="24"/>
          <w:szCs w:val="24"/>
        </w:rPr>
        <w:t xml:space="preserve">Designation: Director                                     Designation: </w:t>
      </w:r>
    </w:p>
    <w:p w14:paraId="0D04A58C" w14:textId="77777777" w:rsidR="00073067" w:rsidRDefault="00000000">
      <w:pPr>
        <w:pBdr>
          <w:top w:val="nil"/>
          <w:left w:val="nil"/>
          <w:bottom w:val="nil"/>
          <w:right w:val="nil"/>
          <w:between w:val="nil"/>
        </w:pBdr>
        <w:tabs>
          <w:tab w:val="left" w:pos="2759"/>
          <w:tab w:val="left" w:pos="4699"/>
          <w:tab w:val="left" w:pos="7079"/>
        </w:tabs>
        <w:spacing w:before="41" w:line="276" w:lineRule="auto"/>
        <w:ind w:left="380"/>
        <w:rPr>
          <w:color w:val="000000"/>
          <w:sz w:val="24"/>
          <w:szCs w:val="24"/>
        </w:rPr>
        <w:sectPr w:rsidR="00073067">
          <w:headerReference w:type="default" r:id="rId9"/>
          <w:footerReference w:type="default" r:id="rId10"/>
          <w:pgSz w:w="11920" w:h="16840"/>
          <w:pgMar w:top="1360" w:right="980" w:bottom="800" w:left="700" w:header="456" w:footer="1134" w:gutter="0"/>
          <w:pgNumType w:start="1"/>
          <w:cols w:space="720"/>
        </w:sectPr>
      </w:pPr>
      <w:r>
        <w:rPr>
          <w:color w:val="000000"/>
          <w:sz w:val="24"/>
          <w:szCs w:val="24"/>
        </w:rPr>
        <w:t>Date:</w:t>
      </w:r>
      <w:r>
        <w:rPr>
          <w:color w:val="000000"/>
          <w:sz w:val="24"/>
          <w:szCs w:val="24"/>
        </w:rPr>
        <w:tab/>
        <w:t xml:space="preserve">                                Date: </w:t>
      </w:r>
    </w:p>
    <w:p w14:paraId="064F985F" w14:textId="77777777" w:rsidR="00073067" w:rsidRDefault="00000000">
      <w:pPr>
        <w:pStyle w:val="Heading1"/>
        <w:spacing w:before="80" w:line="276" w:lineRule="auto"/>
        <w:ind w:left="370" w:right="105" w:firstLine="0"/>
        <w:jc w:val="center"/>
        <w:rPr>
          <w:color w:val="000000"/>
        </w:rPr>
      </w:pPr>
      <w:bookmarkStart w:id="23" w:name="_heading=h.geo7iwsr7qyn" w:colFirst="0" w:colLast="0"/>
      <w:bookmarkEnd w:id="23"/>
      <w:r>
        <w:rPr>
          <w:color w:val="000000"/>
          <w:u w:val="single"/>
        </w:rPr>
        <w:lastRenderedPageBreak/>
        <w:t>ANNEX I</w:t>
      </w:r>
    </w:p>
    <w:p w14:paraId="369523F1" w14:textId="77777777" w:rsidR="00073067" w:rsidRDefault="00000000">
      <w:pPr>
        <w:pStyle w:val="Heading1"/>
        <w:spacing w:before="121" w:line="276" w:lineRule="auto"/>
        <w:ind w:left="370" w:right="105" w:firstLine="0"/>
        <w:jc w:val="center"/>
        <w:rPr>
          <w:color w:val="000000"/>
        </w:rPr>
      </w:pPr>
      <w:r>
        <w:rPr>
          <w:color w:val="000000"/>
        </w:rPr>
        <w:t>DETAILS OF PROCESSING OF PERSONAL DATA</w:t>
      </w:r>
    </w:p>
    <w:p w14:paraId="1290AD92" w14:textId="77777777" w:rsidR="00073067" w:rsidRDefault="00073067">
      <w:pPr>
        <w:pBdr>
          <w:top w:val="nil"/>
          <w:left w:val="nil"/>
          <w:bottom w:val="nil"/>
          <w:right w:val="nil"/>
          <w:between w:val="nil"/>
        </w:pBdr>
        <w:spacing w:before="202" w:line="276" w:lineRule="auto"/>
        <w:rPr>
          <w:color w:val="000000"/>
          <w:sz w:val="24"/>
          <w:szCs w:val="24"/>
        </w:rPr>
      </w:pPr>
    </w:p>
    <w:p w14:paraId="535F656C" w14:textId="77777777" w:rsidR="00073067" w:rsidRDefault="00000000">
      <w:pPr>
        <w:pStyle w:val="Heading2"/>
        <w:numPr>
          <w:ilvl w:val="0"/>
          <w:numId w:val="1"/>
        </w:numPr>
        <w:tabs>
          <w:tab w:val="left" w:pos="142"/>
        </w:tabs>
        <w:spacing w:line="276" w:lineRule="auto"/>
        <w:ind w:left="284" w:firstLine="0"/>
        <w:rPr>
          <w:color w:val="000000"/>
        </w:rPr>
      </w:pPr>
      <w:r>
        <w:rPr>
          <w:color w:val="000000"/>
        </w:rPr>
        <w:t>Nature and Purpose of Processing</w:t>
      </w:r>
    </w:p>
    <w:p w14:paraId="0DC2C098" w14:textId="77777777" w:rsidR="00073067" w:rsidRDefault="00073067">
      <w:pPr>
        <w:pStyle w:val="Heading2"/>
        <w:tabs>
          <w:tab w:val="left" w:pos="142"/>
        </w:tabs>
        <w:spacing w:line="276" w:lineRule="auto"/>
        <w:ind w:left="284" w:firstLine="0"/>
        <w:rPr>
          <w:color w:val="000000"/>
        </w:rPr>
      </w:pPr>
    </w:p>
    <w:p w14:paraId="03635154" w14:textId="77777777" w:rsidR="00073067" w:rsidRDefault="00000000">
      <w:pPr>
        <w:pStyle w:val="Heading2"/>
        <w:spacing w:line="276" w:lineRule="auto"/>
        <w:ind w:left="284" w:firstLine="0"/>
        <w:rPr>
          <w:b w:val="0"/>
          <w:bCs w:val="0"/>
          <w:color w:val="000000"/>
        </w:rPr>
      </w:pPr>
      <w:r>
        <w:rPr>
          <w:b w:val="0"/>
          <w:bCs w:val="0"/>
          <w:color w:val="000000"/>
        </w:rPr>
        <w:t>As per the Data Processing Schedule of the Agreement.</w:t>
      </w:r>
    </w:p>
    <w:p w14:paraId="1433A948" w14:textId="77777777" w:rsidR="00073067" w:rsidRDefault="00073067">
      <w:pPr>
        <w:pStyle w:val="Heading2"/>
        <w:tabs>
          <w:tab w:val="left" w:pos="142"/>
        </w:tabs>
        <w:spacing w:line="276" w:lineRule="auto"/>
        <w:ind w:left="709" w:firstLine="0"/>
      </w:pPr>
    </w:p>
    <w:p w14:paraId="1CF1F79D" w14:textId="77777777" w:rsidR="00073067" w:rsidRDefault="00000000">
      <w:pPr>
        <w:pStyle w:val="Heading2"/>
        <w:numPr>
          <w:ilvl w:val="0"/>
          <w:numId w:val="1"/>
        </w:numPr>
        <w:tabs>
          <w:tab w:val="left" w:pos="284"/>
        </w:tabs>
        <w:spacing w:line="276" w:lineRule="auto"/>
        <w:ind w:left="284" w:firstLine="0"/>
        <w:rPr>
          <w:color w:val="000000"/>
        </w:rPr>
      </w:pPr>
      <w:r>
        <w:rPr>
          <w:color w:val="000000"/>
        </w:rPr>
        <w:t>Scope of Services Involving PII</w:t>
      </w:r>
    </w:p>
    <w:p w14:paraId="09B50E51" w14:textId="77777777" w:rsidR="00073067" w:rsidRDefault="00073067">
      <w:pPr>
        <w:pStyle w:val="Heading2"/>
        <w:tabs>
          <w:tab w:val="left" w:pos="284"/>
        </w:tabs>
        <w:spacing w:line="276" w:lineRule="auto"/>
        <w:ind w:left="284" w:firstLine="0"/>
        <w:rPr>
          <w:color w:val="000000"/>
        </w:rPr>
      </w:pPr>
    </w:p>
    <w:p w14:paraId="01F2E975" w14:textId="77777777" w:rsidR="00073067" w:rsidRDefault="00000000">
      <w:pPr>
        <w:pBdr>
          <w:top w:val="nil"/>
          <w:left w:val="nil"/>
          <w:bottom w:val="nil"/>
          <w:right w:val="nil"/>
          <w:between w:val="nil"/>
        </w:pBdr>
        <w:spacing w:line="276" w:lineRule="auto"/>
        <w:ind w:left="284" w:right="117"/>
        <w:jc w:val="both"/>
        <w:rPr>
          <w:color w:val="000000"/>
          <w:sz w:val="24"/>
          <w:szCs w:val="24"/>
        </w:rPr>
      </w:pPr>
      <w:r>
        <w:rPr>
          <w:color w:val="000000"/>
          <w:sz w:val="24"/>
          <w:szCs w:val="24"/>
        </w:rPr>
        <w:t>The services that involve the processing of personally identifiable information (PII) include identity verifications (KYC) and/or background checks of the Client’s consumers or end-users to verify their identities.</w:t>
      </w:r>
    </w:p>
    <w:p w14:paraId="5EF2F18A" w14:textId="77777777" w:rsidR="00073067" w:rsidRDefault="00073067">
      <w:pPr>
        <w:pBdr>
          <w:top w:val="nil"/>
          <w:left w:val="nil"/>
          <w:bottom w:val="nil"/>
          <w:right w:val="nil"/>
          <w:between w:val="nil"/>
        </w:pBdr>
        <w:spacing w:before="201" w:line="276" w:lineRule="auto"/>
        <w:rPr>
          <w:color w:val="000000"/>
          <w:sz w:val="24"/>
          <w:szCs w:val="24"/>
        </w:rPr>
      </w:pPr>
    </w:p>
    <w:p w14:paraId="29291247" w14:textId="77777777" w:rsidR="00073067" w:rsidRDefault="00000000">
      <w:pPr>
        <w:pStyle w:val="Heading2"/>
        <w:numPr>
          <w:ilvl w:val="0"/>
          <w:numId w:val="1"/>
        </w:numPr>
        <w:tabs>
          <w:tab w:val="left" w:pos="284"/>
        </w:tabs>
        <w:spacing w:line="276" w:lineRule="auto"/>
        <w:ind w:left="284" w:firstLine="0"/>
        <w:rPr>
          <w:color w:val="000000"/>
        </w:rPr>
      </w:pPr>
      <w:r>
        <w:rPr>
          <w:color w:val="000000"/>
        </w:rPr>
        <w:t>Types and Categories of Personal Data</w:t>
      </w:r>
    </w:p>
    <w:p w14:paraId="27AF01CA" w14:textId="77777777" w:rsidR="00073067" w:rsidRDefault="00073067">
      <w:pPr>
        <w:pStyle w:val="Heading2"/>
        <w:tabs>
          <w:tab w:val="left" w:pos="284"/>
        </w:tabs>
        <w:spacing w:line="276" w:lineRule="auto"/>
        <w:ind w:left="284" w:firstLine="0"/>
        <w:rPr>
          <w:color w:val="000000"/>
        </w:rPr>
      </w:pPr>
    </w:p>
    <w:p w14:paraId="7FE46D9B" w14:textId="77777777" w:rsidR="00073067" w:rsidRDefault="00000000">
      <w:pPr>
        <w:pBdr>
          <w:top w:val="nil"/>
          <w:left w:val="nil"/>
          <w:bottom w:val="nil"/>
          <w:right w:val="nil"/>
          <w:between w:val="nil"/>
        </w:pBdr>
        <w:spacing w:line="276" w:lineRule="auto"/>
        <w:ind w:left="284" w:right="112"/>
        <w:jc w:val="both"/>
        <w:rPr>
          <w:color w:val="000000"/>
          <w:sz w:val="24"/>
          <w:szCs w:val="24"/>
        </w:rPr>
      </w:pPr>
      <w:r>
        <w:rPr>
          <w:color w:val="000000"/>
          <w:sz w:val="24"/>
          <w:szCs w:val="24"/>
        </w:rPr>
        <w:t>As per the Data Processing Schedule of the Agreement</w:t>
      </w:r>
      <w:r>
        <w:rPr>
          <w:b/>
          <w:bCs/>
          <w:color w:val="000000"/>
          <w:sz w:val="24"/>
          <w:szCs w:val="24"/>
        </w:rPr>
        <w:t>.</w:t>
      </w:r>
    </w:p>
    <w:p w14:paraId="794DE198" w14:textId="77777777" w:rsidR="00073067" w:rsidRDefault="00073067">
      <w:pPr>
        <w:pBdr>
          <w:top w:val="nil"/>
          <w:left w:val="nil"/>
          <w:bottom w:val="nil"/>
          <w:right w:val="nil"/>
          <w:between w:val="nil"/>
        </w:pBdr>
        <w:spacing w:line="276" w:lineRule="auto"/>
        <w:ind w:right="175"/>
        <w:jc w:val="both"/>
        <w:rPr>
          <w:color w:val="000000"/>
          <w:sz w:val="24"/>
          <w:szCs w:val="24"/>
        </w:rPr>
      </w:pPr>
    </w:p>
    <w:p w14:paraId="3BD48206" w14:textId="77777777" w:rsidR="00073067" w:rsidRDefault="00000000">
      <w:pPr>
        <w:pStyle w:val="Heading2"/>
        <w:numPr>
          <w:ilvl w:val="0"/>
          <w:numId w:val="1"/>
        </w:numPr>
        <w:tabs>
          <w:tab w:val="left" w:pos="284"/>
        </w:tabs>
        <w:spacing w:before="80" w:line="276" w:lineRule="auto"/>
        <w:ind w:left="284" w:firstLine="0"/>
        <w:rPr>
          <w:color w:val="000000"/>
        </w:rPr>
      </w:pPr>
      <w:r>
        <w:rPr>
          <w:color w:val="000000"/>
        </w:rPr>
        <w:t>Special Categories of Data</w:t>
      </w:r>
    </w:p>
    <w:p w14:paraId="628CF91E" w14:textId="77777777" w:rsidR="00073067" w:rsidRDefault="00073067">
      <w:pPr>
        <w:pStyle w:val="Heading2"/>
        <w:tabs>
          <w:tab w:val="left" w:pos="485"/>
        </w:tabs>
        <w:spacing w:before="80" w:line="276" w:lineRule="auto"/>
        <w:ind w:firstLine="0"/>
        <w:rPr>
          <w:color w:val="000000"/>
        </w:rPr>
      </w:pPr>
    </w:p>
    <w:p w14:paraId="553DE50A" w14:textId="77777777" w:rsidR="00073067" w:rsidRDefault="00000000">
      <w:pPr>
        <w:pBdr>
          <w:top w:val="nil"/>
          <w:left w:val="nil"/>
          <w:bottom w:val="nil"/>
          <w:right w:val="nil"/>
          <w:between w:val="nil"/>
        </w:pBdr>
        <w:tabs>
          <w:tab w:val="left" w:pos="10065"/>
        </w:tabs>
        <w:spacing w:line="276" w:lineRule="auto"/>
        <w:ind w:left="284" w:right="175"/>
        <w:jc w:val="both"/>
        <w:rPr>
          <w:color w:val="000000"/>
          <w:sz w:val="24"/>
          <w:szCs w:val="24"/>
        </w:rPr>
      </w:pPr>
      <w:r>
        <w:rPr>
          <w:color w:val="000000"/>
          <w:sz w:val="24"/>
          <w:szCs w:val="24"/>
        </w:rPr>
        <w:t>Special Categories of Data that may be processed include biometric data (e.g., facial recognition data) used for identification purposes. If the Client opts for the Advanced Extraction feature, additional sensitive data, such as religion, gender, and blood group, may be processed to the extent necessary to provide the requested services and in compliance with applicable Data Protection Laws.</w:t>
      </w:r>
    </w:p>
    <w:p w14:paraId="4288951D" w14:textId="77777777" w:rsidR="00073067" w:rsidRDefault="00073067">
      <w:pPr>
        <w:pBdr>
          <w:top w:val="nil"/>
          <w:left w:val="nil"/>
          <w:bottom w:val="nil"/>
          <w:right w:val="nil"/>
          <w:between w:val="nil"/>
        </w:pBdr>
        <w:spacing w:line="276" w:lineRule="auto"/>
        <w:ind w:left="125" w:right="116"/>
        <w:jc w:val="both"/>
        <w:rPr>
          <w:color w:val="000000"/>
          <w:sz w:val="24"/>
          <w:szCs w:val="24"/>
        </w:rPr>
      </w:pPr>
    </w:p>
    <w:p w14:paraId="0CCD4345" w14:textId="77777777" w:rsidR="00073067" w:rsidRDefault="00000000">
      <w:pPr>
        <w:pStyle w:val="Heading2"/>
        <w:numPr>
          <w:ilvl w:val="0"/>
          <w:numId w:val="1"/>
        </w:numPr>
        <w:tabs>
          <w:tab w:val="left" w:pos="284"/>
        </w:tabs>
        <w:spacing w:line="276" w:lineRule="auto"/>
        <w:ind w:left="284" w:firstLine="0"/>
        <w:rPr>
          <w:color w:val="000000"/>
        </w:rPr>
      </w:pPr>
      <w:r>
        <w:rPr>
          <w:color w:val="000000"/>
        </w:rPr>
        <w:t xml:space="preserve">Processing Operations </w:t>
      </w:r>
    </w:p>
    <w:p w14:paraId="399A575A" w14:textId="77777777" w:rsidR="00073067" w:rsidRDefault="00073067">
      <w:pPr>
        <w:pStyle w:val="Heading2"/>
        <w:tabs>
          <w:tab w:val="left" w:pos="485"/>
        </w:tabs>
        <w:spacing w:line="276" w:lineRule="auto"/>
        <w:ind w:firstLine="0"/>
        <w:rPr>
          <w:color w:val="000000"/>
        </w:rPr>
      </w:pPr>
    </w:p>
    <w:p w14:paraId="7115F4C1" w14:textId="77777777" w:rsidR="00073067" w:rsidRDefault="00000000">
      <w:pPr>
        <w:pBdr>
          <w:top w:val="nil"/>
          <w:left w:val="nil"/>
          <w:bottom w:val="nil"/>
          <w:right w:val="nil"/>
          <w:between w:val="nil"/>
        </w:pBdr>
        <w:spacing w:line="276" w:lineRule="auto"/>
        <w:ind w:left="284" w:right="113"/>
        <w:jc w:val="both"/>
        <w:rPr>
          <w:color w:val="000000"/>
          <w:sz w:val="24"/>
          <w:szCs w:val="24"/>
        </w:rPr>
      </w:pPr>
      <w:r>
        <w:rPr>
          <w:color w:val="000000"/>
          <w:sz w:val="24"/>
          <w:szCs w:val="24"/>
        </w:rPr>
        <w:t>The processing operations carried out in relation to Personal Data may include the following activities. Personal Data is collected from documents provided by the Client’s consumers or end-users, such as national identity cards, passports, and driving licenses, and is recorded securely using the Provider’s systems. The collected data is then securely hosted and organized to facilitate processing and verification.</w:t>
      </w:r>
    </w:p>
    <w:p w14:paraId="725B80E1" w14:textId="77777777" w:rsidR="00073067" w:rsidRDefault="00073067">
      <w:pPr>
        <w:pBdr>
          <w:top w:val="nil"/>
          <w:left w:val="nil"/>
          <w:bottom w:val="nil"/>
          <w:right w:val="nil"/>
          <w:between w:val="nil"/>
        </w:pBdr>
        <w:spacing w:line="276" w:lineRule="auto"/>
        <w:ind w:left="284" w:right="113"/>
        <w:jc w:val="both"/>
        <w:rPr>
          <w:color w:val="000000"/>
          <w:sz w:val="24"/>
          <w:szCs w:val="24"/>
        </w:rPr>
      </w:pPr>
    </w:p>
    <w:p w14:paraId="3B6C1FD0" w14:textId="77777777" w:rsidR="00073067" w:rsidRDefault="00000000">
      <w:pPr>
        <w:pBdr>
          <w:top w:val="nil"/>
          <w:left w:val="nil"/>
          <w:bottom w:val="nil"/>
          <w:right w:val="nil"/>
          <w:between w:val="nil"/>
        </w:pBdr>
        <w:spacing w:line="276" w:lineRule="auto"/>
        <w:ind w:left="284" w:right="113"/>
        <w:jc w:val="both"/>
        <w:rPr>
          <w:color w:val="000000"/>
          <w:sz w:val="24"/>
          <w:szCs w:val="24"/>
        </w:rPr>
      </w:pPr>
      <w:r>
        <w:rPr>
          <w:color w:val="000000"/>
          <w:sz w:val="24"/>
          <w:szCs w:val="24"/>
        </w:rPr>
        <w:t>The Provider verifies the originality and authenticity of the documents provided and extracts the required information using Optical Character Recognition (OCR) technology or manual input, based on the Client’s requirements. Verification results, including the extracted information and status (accepted or declined), are securely communicated to the Client via callback URL or web-hooks. If no OCR is requested, the Provider may compare manually input data by the end-users of the Client with the information on the document.</w:t>
      </w:r>
    </w:p>
    <w:p w14:paraId="3E0D53F1" w14:textId="77777777" w:rsidR="00073067" w:rsidRDefault="00073067">
      <w:pPr>
        <w:pBdr>
          <w:top w:val="nil"/>
          <w:left w:val="nil"/>
          <w:bottom w:val="nil"/>
          <w:right w:val="nil"/>
          <w:between w:val="nil"/>
        </w:pBdr>
        <w:spacing w:line="276" w:lineRule="auto"/>
        <w:ind w:left="284" w:right="113"/>
        <w:jc w:val="both"/>
        <w:rPr>
          <w:color w:val="000000"/>
          <w:sz w:val="24"/>
          <w:szCs w:val="24"/>
        </w:rPr>
      </w:pPr>
    </w:p>
    <w:p w14:paraId="205A152D" w14:textId="77777777" w:rsidR="00073067" w:rsidRDefault="00000000">
      <w:pPr>
        <w:pBdr>
          <w:top w:val="nil"/>
          <w:left w:val="nil"/>
          <w:bottom w:val="nil"/>
          <w:right w:val="nil"/>
          <w:between w:val="nil"/>
        </w:pBdr>
        <w:spacing w:line="276" w:lineRule="auto"/>
        <w:ind w:left="284" w:right="113"/>
        <w:jc w:val="both"/>
        <w:rPr>
          <w:color w:val="000000"/>
          <w:sz w:val="24"/>
          <w:szCs w:val="24"/>
        </w:rPr>
      </w:pPr>
      <w:r>
        <w:rPr>
          <w:color w:val="000000"/>
          <w:sz w:val="24"/>
          <w:szCs w:val="24"/>
        </w:rPr>
        <w:t>In the case of a declined verification request, the Provider will specify the reasons for the decision and, if required, take steps to rectify or securely delete the data. The Provider maintains logs and reports of processing activities to ensure compliance with this DPA and applicable laws.</w:t>
      </w:r>
    </w:p>
    <w:p w14:paraId="3AEB23E8" w14:textId="77777777" w:rsidR="00073067" w:rsidRDefault="00000000">
      <w:pPr>
        <w:spacing w:line="276" w:lineRule="auto"/>
        <w:jc w:val="center"/>
        <w:rPr>
          <w:b/>
          <w:bCs/>
          <w:color w:val="000000"/>
          <w:u w:val="single"/>
        </w:rPr>
      </w:pPr>
      <w:r>
        <w:br w:type="page"/>
      </w:r>
      <w:r>
        <w:rPr>
          <w:b/>
          <w:bCs/>
          <w:color w:val="000000"/>
          <w:u w:val="single"/>
        </w:rPr>
        <w:lastRenderedPageBreak/>
        <w:t>ANNEX II</w:t>
      </w:r>
    </w:p>
    <w:p w14:paraId="69CD5CD6" w14:textId="77777777" w:rsidR="00073067" w:rsidRDefault="00073067">
      <w:pPr>
        <w:spacing w:line="276" w:lineRule="auto"/>
        <w:jc w:val="center"/>
        <w:rPr>
          <w:b/>
          <w:bCs/>
          <w:color w:val="000000"/>
          <w:u w:val="single"/>
        </w:rPr>
      </w:pPr>
    </w:p>
    <w:p w14:paraId="066F6A9E" w14:textId="77777777" w:rsidR="00073067" w:rsidRDefault="00000000">
      <w:pPr>
        <w:pBdr>
          <w:top w:val="nil"/>
          <w:left w:val="nil"/>
          <w:bottom w:val="nil"/>
          <w:right w:val="nil"/>
          <w:between w:val="nil"/>
        </w:pBdr>
        <w:spacing w:line="276" w:lineRule="auto"/>
        <w:ind w:left="284" w:right="113"/>
        <w:jc w:val="center"/>
        <w:rPr>
          <w:b/>
          <w:bCs/>
          <w:color w:val="000000"/>
          <w:sz w:val="24"/>
          <w:szCs w:val="24"/>
        </w:rPr>
      </w:pPr>
      <w:r>
        <w:rPr>
          <w:b/>
          <w:bCs/>
          <w:color w:val="000000"/>
          <w:sz w:val="24"/>
          <w:szCs w:val="24"/>
        </w:rPr>
        <w:t>LIST OF SUB-PROCESSORS</w:t>
      </w:r>
    </w:p>
    <w:p w14:paraId="7B59DFF3" w14:textId="77777777" w:rsidR="00073067" w:rsidRDefault="00073067">
      <w:pPr>
        <w:pBdr>
          <w:top w:val="nil"/>
          <w:left w:val="nil"/>
          <w:bottom w:val="nil"/>
          <w:right w:val="nil"/>
          <w:between w:val="nil"/>
        </w:pBdr>
        <w:spacing w:line="276" w:lineRule="auto"/>
        <w:ind w:right="113"/>
        <w:rPr>
          <w:color w:val="000000"/>
          <w:sz w:val="24"/>
          <w:szCs w:val="24"/>
        </w:rPr>
      </w:pPr>
    </w:p>
    <w:tbl>
      <w:tblPr>
        <w:tblStyle w:val="a0"/>
        <w:tblW w:w="10230" w:type="dxa"/>
        <w:tblLayout w:type="fixed"/>
        <w:tblLook w:val="0400" w:firstRow="0" w:lastRow="0" w:firstColumn="0" w:lastColumn="0" w:noHBand="0" w:noVBand="1"/>
      </w:tblPr>
      <w:tblGrid>
        <w:gridCol w:w="2127"/>
        <w:gridCol w:w="1908"/>
        <w:gridCol w:w="2073"/>
        <w:gridCol w:w="2176"/>
        <w:gridCol w:w="1946"/>
      </w:tblGrid>
      <w:tr w:rsidR="00073067" w14:paraId="4BE2D4D5" w14:textId="77777777">
        <w:trPr>
          <w:trHeight w:val="1340"/>
        </w:trPr>
        <w:tc>
          <w:tcPr>
            <w:tcW w:w="2127"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1F16217" w14:textId="77777777" w:rsidR="00073067" w:rsidRDefault="00000000">
            <w:pPr>
              <w:widowControl/>
              <w:pBdr>
                <w:top w:val="nil"/>
                <w:left w:val="nil"/>
                <w:bottom w:val="nil"/>
                <w:right w:val="nil"/>
                <w:between w:val="nil"/>
              </w:pBdr>
              <w:spacing w:line="276" w:lineRule="auto"/>
              <w:jc w:val="center"/>
              <w:rPr>
                <w:rFonts w:ascii="Cambria" w:eastAsia="Cambria" w:hAnsi="Cambria" w:cs="Cambria"/>
                <w:b/>
                <w:bCs/>
                <w:color w:val="000000"/>
              </w:rPr>
            </w:pPr>
            <w:r>
              <w:rPr>
                <w:rFonts w:ascii="Cambria" w:eastAsia="Cambria" w:hAnsi="Cambria" w:cs="Cambria"/>
                <w:b/>
                <w:bCs/>
                <w:color w:val="000000"/>
              </w:rPr>
              <w:t>Name</w:t>
            </w:r>
          </w:p>
        </w:tc>
        <w:tc>
          <w:tcPr>
            <w:tcW w:w="1908"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44CED16" w14:textId="77777777" w:rsidR="00073067" w:rsidRDefault="00000000">
            <w:pPr>
              <w:widowControl/>
              <w:pBdr>
                <w:top w:val="nil"/>
                <w:left w:val="nil"/>
                <w:bottom w:val="nil"/>
                <w:right w:val="nil"/>
                <w:between w:val="nil"/>
              </w:pBdr>
              <w:spacing w:line="276" w:lineRule="auto"/>
              <w:jc w:val="center"/>
              <w:rPr>
                <w:color w:val="000000"/>
                <w:sz w:val="24"/>
                <w:szCs w:val="24"/>
              </w:rPr>
            </w:pPr>
            <w:r>
              <w:rPr>
                <w:rFonts w:ascii="Cambria" w:eastAsia="Cambria" w:hAnsi="Cambria" w:cs="Cambria"/>
                <w:b/>
                <w:bCs/>
                <w:color w:val="000000"/>
              </w:rPr>
              <w:t>Jurisdiction</w:t>
            </w:r>
          </w:p>
          <w:p w14:paraId="763051EF" w14:textId="77777777" w:rsidR="00073067" w:rsidRDefault="00073067"/>
          <w:p w14:paraId="36C44213" w14:textId="77777777" w:rsidR="00073067" w:rsidRDefault="00073067">
            <w:pPr>
              <w:widowControl/>
              <w:pBdr>
                <w:top w:val="nil"/>
                <w:left w:val="nil"/>
                <w:bottom w:val="nil"/>
                <w:right w:val="nil"/>
                <w:between w:val="nil"/>
              </w:pBdr>
              <w:spacing w:line="276" w:lineRule="auto"/>
              <w:rPr>
                <w:rFonts w:ascii="Cambria" w:eastAsia="Cambria" w:hAnsi="Cambria" w:cs="Cambria"/>
                <w:color w:val="000000"/>
              </w:rPr>
            </w:pPr>
          </w:p>
        </w:tc>
        <w:tc>
          <w:tcPr>
            <w:tcW w:w="2073"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2279D4F" w14:textId="77777777" w:rsidR="00073067" w:rsidRDefault="00000000">
            <w:pPr>
              <w:widowControl/>
              <w:pBdr>
                <w:top w:val="nil"/>
                <w:left w:val="nil"/>
                <w:bottom w:val="nil"/>
                <w:right w:val="nil"/>
                <w:between w:val="nil"/>
              </w:pBdr>
              <w:spacing w:line="276" w:lineRule="auto"/>
              <w:jc w:val="center"/>
              <w:rPr>
                <w:color w:val="000000"/>
                <w:sz w:val="24"/>
                <w:szCs w:val="24"/>
              </w:rPr>
            </w:pPr>
            <w:r>
              <w:rPr>
                <w:rFonts w:ascii="Cambria" w:eastAsia="Cambria" w:hAnsi="Cambria" w:cs="Cambria"/>
                <w:b/>
                <w:bCs/>
                <w:color w:val="000000"/>
              </w:rPr>
              <w:t>Purpose of Processing</w:t>
            </w:r>
          </w:p>
          <w:p w14:paraId="64CAA156" w14:textId="77777777" w:rsidR="00073067" w:rsidRDefault="00073067"/>
          <w:p w14:paraId="4C9C3E94" w14:textId="77777777" w:rsidR="00073067" w:rsidRDefault="00073067">
            <w:pPr>
              <w:widowControl/>
              <w:pBdr>
                <w:top w:val="nil"/>
                <w:left w:val="nil"/>
                <w:bottom w:val="nil"/>
                <w:right w:val="nil"/>
                <w:between w:val="nil"/>
              </w:pBdr>
              <w:spacing w:line="276" w:lineRule="auto"/>
              <w:rPr>
                <w:rFonts w:ascii="Cambria" w:eastAsia="Cambria" w:hAnsi="Cambria" w:cs="Cambria"/>
                <w:color w:val="000000"/>
              </w:rPr>
            </w:pPr>
          </w:p>
        </w:tc>
        <w:tc>
          <w:tcPr>
            <w:tcW w:w="2176"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119818B" w14:textId="77777777" w:rsidR="00073067" w:rsidRDefault="00000000">
            <w:pPr>
              <w:widowControl/>
              <w:pBdr>
                <w:top w:val="nil"/>
                <w:left w:val="nil"/>
                <w:bottom w:val="nil"/>
                <w:right w:val="nil"/>
                <w:between w:val="nil"/>
              </w:pBdr>
              <w:spacing w:line="276" w:lineRule="auto"/>
              <w:jc w:val="center"/>
              <w:rPr>
                <w:color w:val="000000"/>
                <w:sz w:val="24"/>
                <w:szCs w:val="24"/>
              </w:rPr>
            </w:pPr>
            <w:r>
              <w:rPr>
                <w:rFonts w:ascii="Cambria" w:eastAsia="Cambria" w:hAnsi="Cambria" w:cs="Cambria"/>
                <w:b/>
                <w:bCs/>
                <w:color w:val="000000"/>
              </w:rPr>
              <w:t>Privacy Policy</w:t>
            </w:r>
          </w:p>
        </w:tc>
        <w:tc>
          <w:tcPr>
            <w:tcW w:w="1946"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A8B79CD" w14:textId="77777777" w:rsidR="00073067" w:rsidRDefault="00000000">
            <w:pPr>
              <w:widowControl/>
              <w:pBdr>
                <w:top w:val="nil"/>
                <w:left w:val="nil"/>
                <w:bottom w:val="nil"/>
                <w:right w:val="nil"/>
                <w:between w:val="nil"/>
              </w:pBdr>
              <w:spacing w:line="276" w:lineRule="auto"/>
              <w:jc w:val="center"/>
              <w:rPr>
                <w:color w:val="000000"/>
                <w:sz w:val="24"/>
                <w:szCs w:val="24"/>
              </w:rPr>
            </w:pPr>
            <w:r>
              <w:rPr>
                <w:rFonts w:ascii="Cambria" w:eastAsia="Cambria" w:hAnsi="Cambria" w:cs="Cambria"/>
                <w:b/>
                <w:bCs/>
                <w:color w:val="000000"/>
              </w:rPr>
              <w:t>Data Transfer Mechanism</w:t>
            </w:r>
          </w:p>
          <w:p w14:paraId="03CC922E" w14:textId="77777777" w:rsidR="00073067" w:rsidRDefault="00073067"/>
          <w:p w14:paraId="5A10A6FB" w14:textId="77777777" w:rsidR="00073067" w:rsidRDefault="00073067">
            <w:pPr>
              <w:widowControl/>
              <w:pBdr>
                <w:top w:val="nil"/>
                <w:left w:val="nil"/>
                <w:bottom w:val="nil"/>
                <w:right w:val="nil"/>
                <w:between w:val="nil"/>
              </w:pBdr>
              <w:spacing w:line="276" w:lineRule="auto"/>
              <w:rPr>
                <w:rFonts w:ascii="Cambria" w:eastAsia="Cambria" w:hAnsi="Cambria" w:cs="Cambria"/>
                <w:color w:val="000000"/>
              </w:rPr>
            </w:pPr>
          </w:p>
        </w:tc>
      </w:tr>
      <w:tr w:rsidR="00073067" w14:paraId="6B45867F" w14:textId="77777777">
        <w:trPr>
          <w:trHeight w:val="1340"/>
        </w:trPr>
        <w:tc>
          <w:tcPr>
            <w:tcW w:w="2127"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80BCD90" w14:textId="77777777" w:rsidR="00073067" w:rsidRDefault="00000000">
            <w:pPr>
              <w:widowControl/>
              <w:pBdr>
                <w:top w:val="nil"/>
                <w:left w:val="nil"/>
                <w:bottom w:val="nil"/>
                <w:right w:val="nil"/>
                <w:between w:val="nil"/>
              </w:pBdr>
              <w:spacing w:line="276" w:lineRule="auto"/>
              <w:rPr>
                <w:color w:val="000000"/>
                <w:sz w:val="24"/>
                <w:szCs w:val="24"/>
              </w:rPr>
            </w:pPr>
            <w:r>
              <w:rPr>
                <w:rFonts w:ascii="Cambria" w:eastAsia="Cambria" w:hAnsi="Cambria" w:cs="Cambria"/>
                <w:b/>
                <w:bCs/>
                <w:color w:val="000000"/>
              </w:rPr>
              <w:t>Amazon Web Services EMEA SARL</w:t>
            </w:r>
          </w:p>
        </w:tc>
        <w:tc>
          <w:tcPr>
            <w:tcW w:w="1908"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7D9F383" w14:textId="77777777" w:rsidR="00073067" w:rsidRDefault="00000000">
            <w:pPr>
              <w:widowControl/>
              <w:pBdr>
                <w:top w:val="nil"/>
                <w:left w:val="nil"/>
                <w:bottom w:val="nil"/>
                <w:right w:val="nil"/>
                <w:between w:val="nil"/>
              </w:pBdr>
              <w:spacing w:line="276" w:lineRule="auto"/>
              <w:rPr>
                <w:color w:val="000000"/>
                <w:sz w:val="24"/>
                <w:szCs w:val="24"/>
              </w:rPr>
            </w:pPr>
            <w:r>
              <w:rPr>
                <w:rFonts w:ascii="Cambria" w:eastAsia="Cambria" w:hAnsi="Cambria" w:cs="Cambria"/>
                <w:color w:val="000000"/>
              </w:rPr>
              <w:t>Luxembourg</w:t>
            </w:r>
          </w:p>
        </w:tc>
        <w:tc>
          <w:tcPr>
            <w:tcW w:w="2073"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F5FDF80" w14:textId="77777777" w:rsidR="00073067" w:rsidRDefault="00000000">
            <w:pPr>
              <w:widowControl/>
              <w:pBdr>
                <w:top w:val="nil"/>
                <w:left w:val="nil"/>
                <w:bottom w:val="nil"/>
                <w:right w:val="nil"/>
                <w:between w:val="nil"/>
              </w:pBdr>
              <w:spacing w:line="276" w:lineRule="auto"/>
              <w:rPr>
                <w:color w:val="000000"/>
                <w:sz w:val="24"/>
                <w:szCs w:val="24"/>
              </w:rPr>
            </w:pPr>
            <w:r>
              <w:rPr>
                <w:rFonts w:ascii="Cambria" w:eastAsia="Cambria" w:hAnsi="Cambria" w:cs="Cambria"/>
                <w:color w:val="000000"/>
              </w:rPr>
              <w:t>Secure cloud infrastructure (e.g., EC2, S3, IAM, CloudFront)</w:t>
            </w:r>
          </w:p>
        </w:tc>
        <w:tc>
          <w:tcPr>
            <w:tcW w:w="2176"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C0E1573" w14:textId="77777777" w:rsidR="00073067" w:rsidRDefault="00000000">
            <w:pPr>
              <w:widowControl/>
              <w:pBdr>
                <w:top w:val="nil"/>
                <w:left w:val="nil"/>
                <w:bottom w:val="nil"/>
                <w:right w:val="nil"/>
                <w:between w:val="nil"/>
              </w:pBdr>
              <w:spacing w:line="276" w:lineRule="auto"/>
              <w:rPr>
                <w:color w:val="000000"/>
                <w:sz w:val="24"/>
                <w:szCs w:val="24"/>
              </w:rPr>
            </w:pPr>
            <w:hyperlink r:id="rId11">
              <w:r>
                <w:rPr>
                  <w:rFonts w:ascii="Cambria" w:eastAsia="Cambria" w:hAnsi="Cambria" w:cs="Cambria"/>
                  <w:color w:val="1155CC"/>
                  <w:u w:val="single"/>
                </w:rPr>
                <w:t>AWS Privacy</w:t>
              </w:r>
            </w:hyperlink>
          </w:p>
        </w:tc>
        <w:tc>
          <w:tcPr>
            <w:tcW w:w="1946"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359E8D2" w14:textId="77777777" w:rsidR="00073067" w:rsidRDefault="00000000">
            <w:pPr>
              <w:widowControl/>
              <w:pBdr>
                <w:top w:val="nil"/>
                <w:left w:val="nil"/>
                <w:bottom w:val="nil"/>
                <w:right w:val="nil"/>
                <w:between w:val="nil"/>
              </w:pBdr>
              <w:spacing w:line="276" w:lineRule="auto"/>
              <w:rPr>
                <w:color w:val="000000"/>
                <w:sz w:val="24"/>
                <w:szCs w:val="24"/>
              </w:rPr>
            </w:pPr>
            <w:r>
              <w:rPr>
                <w:rFonts w:ascii="Cambria" w:eastAsia="Cambria" w:hAnsi="Cambria" w:cs="Cambria"/>
                <w:color w:val="000000"/>
              </w:rPr>
              <w:t>No International Transfer (EU-hosted only)</w:t>
            </w:r>
          </w:p>
        </w:tc>
      </w:tr>
      <w:tr w:rsidR="00073067" w14:paraId="1AC23D01" w14:textId="77777777">
        <w:trPr>
          <w:trHeight w:val="1070"/>
        </w:trPr>
        <w:tc>
          <w:tcPr>
            <w:tcW w:w="2127"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545978B" w14:textId="77777777" w:rsidR="00073067" w:rsidRDefault="00000000">
            <w:pPr>
              <w:widowControl/>
              <w:pBdr>
                <w:top w:val="nil"/>
                <w:left w:val="nil"/>
                <w:bottom w:val="nil"/>
                <w:right w:val="nil"/>
                <w:between w:val="nil"/>
              </w:pBdr>
              <w:spacing w:line="276" w:lineRule="auto"/>
              <w:rPr>
                <w:color w:val="000000"/>
                <w:sz w:val="24"/>
                <w:szCs w:val="24"/>
              </w:rPr>
            </w:pPr>
            <w:r>
              <w:rPr>
                <w:rFonts w:ascii="Cambria" w:eastAsia="Cambria" w:hAnsi="Cambria" w:cs="Cambria"/>
                <w:b/>
                <w:bCs/>
                <w:color w:val="000000"/>
              </w:rPr>
              <w:t>Cloudflare Inc.</w:t>
            </w:r>
          </w:p>
        </w:tc>
        <w:tc>
          <w:tcPr>
            <w:tcW w:w="1908"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39D38E6E" w14:textId="77777777" w:rsidR="00073067" w:rsidRDefault="00000000">
            <w:pPr>
              <w:widowControl/>
              <w:pBdr>
                <w:top w:val="nil"/>
                <w:left w:val="nil"/>
                <w:bottom w:val="nil"/>
                <w:right w:val="nil"/>
                <w:between w:val="nil"/>
              </w:pBdr>
              <w:spacing w:line="276" w:lineRule="auto"/>
              <w:rPr>
                <w:color w:val="000000"/>
                <w:sz w:val="24"/>
                <w:szCs w:val="24"/>
              </w:rPr>
            </w:pPr>
            <w:r>
              <w:rPr>
                <w:rFonts w:ascii="Cambria" w:eastAsia="Cambria" w:hAnsi="Cambria" w:cs="Cambria"/>
                <w:color w:val="000000"/>
              </w:rPr>
              <w:t>USA</w:t>
            </w:r>
          </w:p>
        </w:tc>
        <w:tc>
          <w:tcPr>
            <w:tcW w:w="2073"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040BF120" w14:textId="77777777" w:rsidR="00073067" w:rsidRDefault="00000000">
            <w:pPr>
              <w:widowControl/>
              <w:pBdr>
                <w:top w:val="nil"/>
                <w:left w:val="nil"/>
                <w:bottom w:val="nil"/>
                <w:right w:val="nil"/>
                <w:between w:val="nil"/>
              </w:pBdr>
              <w:spacing w:line="276" w:lineRule="auto"/>
              <w:rPr>
                <w:color w:val="000000"/>
                <w:sz w:val="24"/>
                <w:szCs w:val="24"/>
              </w:rPr>
            </w:pPr>
            <w:r>
              <w:rPr>
                <w:rFonts w:ascii="Cambria" w:eastAsia="Cambria" w:hAnsi="Cambria" w:cs="Cambria"/>
                <w:color w:val="000000"/>
              </w:rPr>
              <w:t>CDN, WAF, DDoS protection, and load balancing</w:t>
            </w:r>
          </w:p>
        </w:tc>
        <w:tc>
          <w:tcPr>
            <w:tcW w:w="2176"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92DFFF6" w14:textId="77777777" w:rsidR="00073067" w:rsidRDefault="00000000">
            <w:pPr>
              <w:widowControl/>
              <w:pBdr>
                <w:top w:val="nil"/>
                <w:left w:val="nil"/>
                <w:bottom w:val="nil"/>
                <w:right w:val="nil"/>
                <w:between w:val="nil"/>
              </w:pBdr>
              <w:spacing w:line="276" w:lineRule="auto"/>
              <w:rPr>
                <w:color w:val="000000"/>
                <w:sz w:val="24"/>
                <w:szCs w:val="24"/>
              </w:rPr>
            </w:pPr>
            <w:hyperlink r:id="rId12" w:anchor="cloudflare-inc">
              <w:r>
                <w:rPr>
                  <w:rFonts w:ascii="Cambria" w:eastAsia="Cambria" w:hAnsi="Cambria" w:cs="Cambria"/>
                  <w:color w:val="1155CC"/>
                  <w:u w:val="single"/>
                </w:rPr>
                <w:t>Cloudflare Privacy</w:t>
              </w:r>
            </w:hyperlink>
          </w:p>
        </w:tc>
        <w:tc>
          <w:tcPr>
            <w:tcW w:w="1946"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4C16811" w14:textId="77777777" w:rsidR="00073067" w:rsidRDefault="00000000">
            <w:pPr>
              <w:widowControl/>
              <w:pBdr>
                <w:top w:val="nil"/>
                <w:left w:val="nil"/>
                <w:bottom w:val="nil"/>
                <w:right w:val="nil"/>
                <w:between w:val="nil"/>
              </w:pBdr>
              <w:spacing w:line="276" w:lineRule="auto"/>
              <w:rPr>
                <w:color w:val="000000"/>
                <w:sz w:val="24"/>
                <w:szCs w:val="24"/>
              </w:rPr>
            </w:pPr>
            <w:r>
              <w:rPr>
                <w:rFonts w:ascii="Cambria" w:eastAsia="Cambria" w:hAnsi="Cambria" w:cs="Cambria"/>
                <w:color w:val="000000"/>
              </w:rPr>
              <w:t>Data Privacy Framework (DPF)</w:t>
            </w:r>
          </w:p>
        </w:tc>
      </w:tr>
      <w:tr w:rsidR="00073067" w14:paraId="4E76E587" w14:textId="77777777">
        <w:trPr>
          <w:trHeight w:val="1070"/>
        </w:trPr>
        <w:tc>
          <w:tcPr>
            <w:tcW w:w="2127"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8AB0743" w14:textId="77777777" w:rsidR="00073067" w:rsidRDefault="00000000">
            <w:pPr>
              <w:widowControl/>
              <w:pBdr>
                <w:top w:val="nil"/>
                <w:left w:val="nil"/>
                <w:bottom w:val="nil"/>
                <w:right w:val="nil"/>
                <w:between w:val="nil"/>
              </w:pBdr>
              <w:spacing w:line="276" w:lineRule="auto"/>
              <w:rPr>
                <w:color w:val="000000"/>
                <w:sz w:val="24"/>
                <w:szCs w:val="24"/>
              </w:rPr>
            </w:pPr>
            <w:r>
              <w:rPr>
                <w:rFonts w:ascii="Cambria" w:eastAsia="Cambria" w:hAnsi="Cambria" w:cs="Cambria"/>
                <w:b/>
                <w:bCs/>
                <w:color w:val="000000"/>
              </w:rPr>
              <w:t xml:space="preserve">e-IDV Providers (Eid Easy, </w:t>
            </w:r>
            <w:proofErr w:type="spellStart"/>
            <w:r>
              <w:rPr>
                <w:rFonts w:ascii="Cambria" w:eastAsia="Cambria" w:hAnsi="Cambria" w:cs="Cambria"/>
                <w:b/>
                <w:bCs/>
                <w:color w:val="000000"/>
              </w:rPr>
              <w:t>Parichoy</w:t>
            </w:r>
            <w:proofErr w:type="spellEnd"/>
            <w:r>
              <w:rPr>
                <w:rFonts w:ascii="Cambria" w:eastAsia="Cambria" w:hAnsi="Cambria" w:cs="Cambria"/>
                <w:b/>
                <w:bCs/>
                <w:color w:val="000000"/>
              </w:rPr>
              <w:t>, etc.)</w:t>
            </w:r>
          </w:p>
        </w:tc>
        <w:tc>
          <w:tcPr>
            <w:tcW w:w="1908"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4425C26" w14:textId="77777777" w:rsidR="00073067" w:rsidRDefault="00000000">
            <w:pPr>
              <w:widowControl/>
              <w:pBdr>
                <w:top w:val="nil"/>
                <w:left w:val="nil"/>
                <w:bottom w:val="nil"/>
                <w:right w:val="nil"/>
                <w:between w:val="nil"/>
              </w:pBdr>
              <w:spacing w:line="276" w:lineRule="auto"/>
              <w:rPr>
                <w:color w:val="000000"/>
                <w:sz w:val="24"/>
                <w:szCs w:val="24"/>
              </w:rPr>
            </w:pPr>
            <w:r>
              <w:rPr>
                <w:rFonts w:ascii="Cambria" w:eastAsia="Cambria" w:hAnsi="Cambria" w:cs="Cambria"/>
                <w:color w:val="000000"/>
              </w:rPr>
              <w:t>Various</w:t>
            </w:r>
          </w:p>
        </w:tc>
        <w:tc>
          <w:tcPr>
            <w:tcW w:w="2073"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0D5EA3B" w14:textId="77777777" w:rsidR="00073067" w:rsidRDefault="00000000">
            <w:pPr>
              <w:widowControl/>
              <w:pBdr>
                <w:top w:val="nil"/>
                <w:left w:val="nil"/>
                <w:bottom w:val="nil"/>
                <w:right w:val="nil"/>
                <w:between w:val="nil"/>
              </w:pBdr>
              <w:spacing w:line="276" w:lineRule="auto"/>
              <w:rPr>
                <w:color w:val="000000"/>
                <w:sz w:val="24"/>
                <w:szCs w:val="24"/>
              </w:rPr>
            </w:pPr>
            <w:r>
              <w:rPr>
                <w:rFonts w:ascii="Cambria" w:eastAsia="Cambria" w:hAnsi="Cambria" w:cs="Cambria"/>
                <w:color w:val="000000"/>
              </w:rPr>
              <w:t>National identity verification services</w:t>
            </w:r>
          </w:p>
        </w:tc>
        <w:tc>
          <w:tcPr>
            <w:tcW w:w="2176"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987BDC3" w14:textId="77777777" w:rsidR="00073067" w:rsidRDefault="00000000">
            <w:pPr>
              <w:widowControl/>
              <w:pBdr>
                <w:top w:val="nil"/>
                <w:left w:val="nil"/>
                <w:bottom w:val="nil"/>
                <w:right w:val="nil"/>
                <w:between w:val="nil"/>
              </w:pBdr>
              <w:spacing w:line="276" w:lineRule="auto"/>
              <w:rPr>
                <w:color w:val="000000"/>
                <w:sz w:val="24"/>
                <w:szCs w:val="24"/>
              </w:rPr>
            </w:pPr>
            <w:r>
              <w:rPr>
                <w:rFonts w:ascii="Cambria" w:eastAsia="Cambria" w:hAnsi="Cambria" w:cs="Cambria"/>
                <w:color w:val="000000"/>
              </w:rPr>
              <w:t>Dependent on the provider. Full list available upon request.</w:t>
            </w:r>
          </w:p>
        </w:tc>
        <w:tc>
          <w:tcPr>
            <w:tcW w:w="1946"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1787C400" w14:textId="77777777" w:rsidR="00073067" w:rsidRDefault="00000000">
            <w:pPr>
              <w:widowControl/>
              <w:pBdr>
                <w:top w:val="nil"/>
                <w:left w:val="nil"/>
                <w:bottom w:val="nil"/>
                <w:right w:val="nil"/>
                <w:between w:val="nil"/>
              </w:pBdr>
              <w:spacing w:line="276" w:lineRule="auto"/>
              <w:rPr>
                <w:color w:val="000000"/>
                <w:sz w:val="24"/>
                <w:szCs w:val="24"/>
              </w:rPr>
            </w:pPr>
            <w:r>
              <w:rPr>
                <w:rFonts w:ascii="Cambria" w:eastAsia="Cambria" w:hAnsi="Cambria" w:cs="Cambria"/>
                <w:color w:val="000000"/>
              </w:rPr>
              <w:t>Dependent on jurisdiction. Adequacy, SCCs, or local compliance</w:t>
            </w:r>
          </w:p>
        </w:tc>
      </w:tr>
      <w:tr w:rsidR="00073067" w14:paraId="6BCC1F16" w14:textId="77777777">
        <w:trPr>
          <w:trHeight w:val="1340"/>
        </w:trPr>
        <w:tc>
          <w:tcPr>
            <w:tcW w:w="2127"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250485B" w14:textId="77777777" w:rsidR="00073067" w:rsidRDefault="00000000">
            <w:pPr>
              <w:widowControl/>
              <w:pBdr>
                <w:top w:val="nil"/>
                <w:left w:val="nil"/>
                <w:bottom w:val="nil"/>
                <w:right w:val="nil"/>
                <w:between w:val="nil"/>
              </w:pBdr>
              <w:spacing w:line="276" w:lineRule="auto"/>
              <w:rPr>
                <w:color w:val="000000"/>
                <w:sz w:val="24"/>
                <w:szCs w:val="24"/>
              </w:rPr>
            </w:pPr>
            <w:r>
              <w:rPr>
                <w:rFonts w:ascii="Cambria" w:eastAsia="Cambria" w:hAnsi="Cambria" w:cs="Cambria"/>
                <w:b/>
                <w:bCs/>
                <w:color w:val="000000"/>
              </w:rPr>
              <w:t>Google Cloud</w:t>
            </w:r>
          </w:p>
        </w:tc>
        <w:tc>
          <w:tcPr>
            <w:tcW w:w="1908"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1CF49C82" w14:textId="77777777" w:rsidR="00073067" w:rsidRDefault="00000000">
            <w:pPr>
              <w:widowControl/>
              <w:pBdr>
                <w:top w:val="nil"/>
                <w:left w:val="nil"/>
                <w:bottom w:val="nil"/>
                <w:right w:val="nil"/>
                <w:between w:val="nil"/>
              </w:pBdr>
              <w:spacing w:line="276" w:lineRule="auto"/>
              <w:rPr>
                <w:color w:val="000000"/>
                <w:sz w:val="24"/>
                <w:szCs w:val="24"/>
              </w:rPr>
            </w:pPr>
            <w:r>
              <w:rPr>
                <w:rFonts w:ascii="Cambria" w:eastAsia="Cambria" w:hAnsi="Cambria" w:cs="Cambria"/>
                <w:color w:val="000000"/>
              </w:rPr>
              <w:t>EEA or USA depending on the clients’ requirements.</w:t>
            </w:r>
          </w:p>
        </w:tc>
        <w:tc>
          <w:tcPr>
            <w:tcW w:w="2073"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F24EBB5" w14:textId="77777777" w:rsidR="00073067" w:rsidRDefault="00000000">
            <w:pPr>
              <w:widowControl/>
              <w:pBdr>
                <w:top w:val="nil"/>
                <w:left w:val="nil"/>
                <w:bottom w:val="nil"/>
                <w:right w:val="nil"/>
                <w:between w:val="nil"/>
              </w:pBdr>
              <w:spacing w:line="276" w:lineRule="auto"/>
              <w:rPr>
                <w:color w:val="000000"/>
                <w:sz w:val="24"/>
                <w:szCs w:val="24"/>
              </w:rPr>
            </w:pPr>
            <w:r>
              <w:rPr>
                <w:rFonts w:ascii="Cambria" w:eastAsia="Cambria" w:hAnsi="Cambria" w:cs="Cambria"/>
                <w:color w:val="000000"/>
              </w:rPr>
              <w:t>Cloud infrastructure, data processing and storage</w:t>
            </w:r>
          </w:p>
        </w:tc>
        <w:tc>
          <w:tcPr>
            <w:tcW w:w="2176"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6737FB4" w14:textId="77777777" w:rsidR="00073067" w:rsidRDefault="00000000">
            <w:pPr>
              <w:widowControl/>
              <w:pBdr>
                <w:top w:val="nil"/>
                <w:left w:val="nil"/>
                <w:bottom w:val="nil"/>
                <w:right w:val="nil"/>
                <w:between w:val="nil"/>
              </w:pBdr>
              <w:spacing w:line="276" w:lineRule="auto"/>
              <w:rPr>
                <w:color w:val="000000"/>
                <w:sz w:val="24"/>
                <w:szCs w:val="24"/>
              </w:rPr>
            </w:pPr>
            <w:hyperlink r:id="rId13">
              <w:r>
                <w:rPr>
                  <w:rFonts w:ascii="Cambria" w:eastAsia="Cambria" w:hAnsi="Cambria" w:cs="Cambria"/>
                  <w:color w:val="1155CC"/>
                  <w:u w:val="single"/>
                </w:rPr>
                <w:t>Google Privacy</w:t>
              </w:r>
            </w:hyperlink>
          </w:p>
        </w:tc>
        <w:tc>
          <w:tcPr>
            <w:tcW w:w="1946"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7F70D75" w14:textId="77777777" w:rsidR="00073067" w:rsidRDefault="00000000">
            <w:pPr>
              <w:widowControl/>
              <w:pBdr>
                <w:top w:val="nil"/>
                <w:left w:val="nil"/>
                <w:bottom w:val="nil"/>
                <w:right w:val="nil"/>
                <w:between w:val="nil"/>
              </w:pBdr>
              <w:spacing w:line="276" w:lineRule="auto"/>
              <w:rPr>
                <w:color w:val="000000"/>
                <w:sz w:val="24"/>
                <w:szCs w:val="24"/>
              </w:rPr>
            </w:pPr>
            <w:r>
              <w:rPr>
                <w:rFonts w:ascii="Cambria" w:eastAsia="Cambria" w:hAnsi="Cambria" w:cs="Cambria"/>
                <w:color w:val="000000"/>
              </w:rPr>
              <w:t>No International Transfer</w:t>
            </w:r>
          </w:p>
        </w:tc>
      </w:tr>
      <w:tr w:rsidR="00073067" w14:paraId="67BEBB8F" w14:textId="77777777">
        <w:trPr>
          <w:trHeight w:val="1070"/>
        </w:trPr>
        <w:tc>
          <w:tcPr>
            <w:tcW w:w="2127"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10D18A2D" w14:textId="77777777" w:rsidR="00073067" w:rsidRDefault="00000000">
            <w:pPr>
              <w:widowControl/>
              <w:pBdr>
                <w:top w:val="nil"/>
                <w:left w:val="nil"/>
                <w:bottom w:val="nil"/>
                <w:right w:val="nil"/>
                <w:between w:val="nil"/>
              </w:pBdr>
              <w:spacing w:line="276" w:lineRule="auto"/>
              <w:rPr>
                <w:color w:val="000000"/>
                <w:sz w:val="24"/>
                <w:szCs w:val="24"/>
              </w:rPr>
            </w:pPr>
            <w:proofErr w:type="spellStart"/>
            <w:r>
              <w:rPr>
                <w:rFonts w:ascii="Cambria" w:eastAsia="Cambria" w:hAnsi="Cambria" w:cs="Cambria"/>
                <w:b/>
                <w:bCs/>
                <w:color w:val="000000"/>
              </w:rPr>
              <w:t>Hetzner</w:t>
            </w:r>
            <w:proofErr w:type="spellEnd"/>
            <w:r>
              <w:rPr>
                <w:rFonts w:ascii="Cambria" w:eastAsia="Cambria" w:hAnsi="Cambria" w:cs="Cambria"/>
                <w:b/>
                <w:bCs/>
                <w:color w:val="000000"/>
              </w:rPr>
              <w:t xml:space="preserve"> Online GmbH</w:t>
            </w:r>
          </w:p>
        </w:tc>
        <w:tc>
          <w:tcPr>
            <w:tcW w:w="1908"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1AEAB80" w14:textId="77777777" w:rsidR="00073067" w:rsidRDefault="00000000">
            <w:pPr>
              <w:widowControl/>
              <w:pBdr>
                <w:top w:val="nil"/>
                <w:left w:val="nil"/>
                <w:bottom w:val="nil"/>
                <w:right w:val="nil"/>
                <w:between w:val="nil"/>
              </w:pBdr>
              <w:spacing w:line="276" w:lineRule="auto"/>
              <w:rPr>
                <w:color w:val="000000"/>
                <w:sz w:val="24"/>
                <w:szCs w:val="24"/>
              </w:rPr>
            </w:pPr>
            <w:r>
              <w:rPr>
                <w:rFonts w:ascii="Cambria" w:eastAsia="Cambria" w:hAnsi="Cambria" w:cs="Cambria"/>
                <w:color w:val="000000"/>
              </w:rPr>
              <w:t>Germany, Finland</w:t>
            </w:r>
          </w:p>
        </w:tc>
        <w:tc>
          <w:tcPr>
            <w:tcW w:w="2073"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34F62E75" w14:textId="77777777" w:rsidR="00073067" w:rsidRDefault="00000000">
            <w:pPr>
              <w:widowControl/>
              <w:pBdr>
                <w:top w:val="nil"/>
                <w:left w:val="nil"/>
                <w:bottom w:val="nil"/>
                <w:right w:val="nil"/>
                <w:between w:val="nil"/>
              </w:pBdr>
              <w:spacing w:line="276" w:lineRule="auto"/>
              <w:rPr>
                <w:color w:val="000000"/>
                <w:sz w:val="24"/>
                <w:szCs w:val="24"/>
              </w:rPr>
            </w:pPr>
            <w:r>
              <w:rPr>
                <w:rFonts w:ascii="Cambria" w:eastAsia="Cambria" w:hAnsi="Cambria" w:cs="Cambria"/>
                <w:color w:val="000000"/>
              </w:rPr>
              <w:t>Hosted infrastructure for SP KYC services</w:t>
            </w:r>
          </w:p>
        </w:tc>
        <w:tc>
          <w:tcPr>
            <w:tcW w:w="2176"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36119FD" w14:textId="77777777" w:rsidR="00073067" w:rsidRDefault="00000000">
            <w:pPr>
              <w:widowControl/>
              <w:pBdr>
                <w:top w:val="nil"/>
                <w:left w:val="nil"/>
                <w:bottom w:val="nil"/>
                <w:right w:val="nil"/>
                <w:between w:val="nil"/>
              </w:pBdr>
              <w:spacing w:line="276" w:lineRule="auto"/>
              <w:rPr>
                <w:color w:val="000000"/>
                <w:sz w:val="24"/>
                <w:szCs w:val="24"/>
              </w:rPr>
            </w:pPr>
            <w:hyperlink r:id="rId14">
              <w:proofErr w:type="spellStart"/>
              <w:r>
                <w:rPr>
                  <w:rFonts w:ascii="Cambria" w:eastAsia="Cambria" w:hAnsi="Cambria" w:cs="Cambria"/>
                  <w:color w:val="1155CC"/>
                  <w:u w:val="single"/>
                </w:rPr>
                <w:t>Hetzner</w:t>
              </w:r>
              <w:proofErr w:type="spellEnd"/>
              <w:r>
                <w:rPr>
                  <w:rFonts w:ascii="Cambria" w:eastAsia="Cambria" w:hAnsi="Cambria" w:cs="Cambria"/>
                  <w:color w:val="1155CC"/>
                  <w:u w:val="single"/>
                </w:rPr>
                <w:t xml:space="preserve"> Privacy</w:t>
              </w:r>
            </w:hyperlink>
          </w:p>
        </w:tc>
        <w:tc>
          <w:tcPr>
            <w:tcW w:w="1946"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1F2EF6CC" w14:textId="77777777" w:rsidR="00073067" w:rsidRDefault="00000000">
            <w:pPr>
              <w:widowControl/>
              <w:pBdr>
                <w:top w:val="nil"/>
                <w:left w:val="nil"/>
                <w:bottom w:val="nil"/>
                <w:right w:val="nil"/>
                <w:between w:val="nil"/>
              </w:pBdr>
              <w:spacing w:line="276" w:lineRule="auto"/>
              <w:rPr>
                <w:color w:val="000000"/>
                <w:sz w:val="24"/>
                <w:szCs w:val="24"/>
              </w:rPr>
            </w:pPr>
            <w:r>
              <w:rPr>
                <w:rFonts w:ascii="Cambria" w:eastAsia="Cambria" w:hAnsi="Cambria" w:cs="Cambria"/>
                <w:color w:val="000000"/>
              </w:rPr>
              <w:t>No International Transfer</w:t>
            </w:r>
          </w:p>
        </w:tc>
      </w:tr>
      <w:tr w:rsidR="00073067" w14:paraId="11391353" w14:textId="77777777">
        <w:trPr>
          <w:trHeight w:val="1070"/>
        </w:trPr>
        <w:tc>
          <w:tcPr>
            <w:tcW w:w="2127"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1B2E59C8" w14:textId="77777777" w:rsidR="00073067" w:rsidRDefault="00000000">
            <w:pPr>
              <w:widowControl/>
              <w:pBdr>
                <w:top w:val="nil"/>
                <w:left w:val="nil"/>
                <w:bottom w:val="nil"/>
                <w:right w:val="nil"/>
                <w:between w:val="nil"/>
              </w:pBdr>
              <w:spacing w:line="276" w:lineRule="auto"/>
              <w:rPr>
                <w:color w:val="000000"/>
                <w:sz w:val="24"/>
                <w:szCs w:val="24"/>
              </w:rPr>
            </w:pPr>
            <w:proofErr w:type="spellStart"/>
            <w:r>
              <w:rPr>
                <w:rFonts w:ascii="Cambria" w:eastAsia="Cambria" w:hAnsi="Cambria" w:cs="Cambria"/>
                <w:b/>
                <w:bCs/>
                <w:color w:val="000000"/>
              </w:rPr>
              <w:t>Idera</w:t>
            </w:r>
            <w:proofErr w:type="spellEnd"/>
            <w:r>
              <w:rPr>
                <w:rFonts w:ascii="Cambria" w:eastAsia="Cambria" w:hAnsi="Cambria" w:cs="Cambria"/>
                <w:b/>
                <w:bCs/>
                <w:color w:val="000000"/>
              </w:rPr>
              <w:t>, Inc. (</w:t>
            </w:r>
            <w:proofErr w:type="spellStart"/>
            <w:r>
              <w:rPr>
                <w:rFonts w:ascii="Cambria" w:eastAsia="Cambria" w:hAnsi="Cambria" w:cs="Cambria"/>
                <w:b/>
                <w:bCs/>
                <w:color w:val="000000"/>
              </w:rPr>
              <w:t>IPStack</w:t>
            </w:r>
            <w:proofErr w:type="spellEnd"/>
            <w:r>
              <w:rPr>
                <w:rFonts w:ascii="Cambria" w:eastAsia="Cambria" w:hAnsi="Cambria" w:cs="Cambria"/>
                <w:b/>
                <w:bCs/>
                <w:color w:val="000000"/>
              </w:rPr>
              <w:t>)</w:t>
            </w:r>
          </w:p>
        </w:tc>
        <w:tc>
          <w:tcPr>
            <w:tcW w:w="1908"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C3718A8" w14:textId="77777777" w:rsidR="00073067" w:rsidRDefault="00000000">
            <w:pPr>
              <w:widowControl/>
              <w:pBdr>
                <w:top w:val="nil"/>
                <w:left w:val="nil"/>
                <w:bottom w:val="nil"/>
                <w:right w:val="nil"/>
                <w:between w:val="nil"/>
              </w:pBdr>
              <w:spacing w:line="276" w:lineRule="auto"/>
              <w:rPr>
                <w:color w:val="000000"/>
                <w:sz w:val="24"/>
                <w:szCs w:val="24"/>
              </w:rPr>
            </w:pPr>
            <w:r>
              <w:rPr>
                <w:rFonts w:ascii="Cambria" w:eastAsia="Cambria" w:hAnsi="Cambria" w:cs="Cambria"/>
                <w:color w:val="000000"/>
              </w:rPr>
              <w:t>USA</w:t>
            </w:r>
          </w:p>
        </w:tc>
        <w:tc>
          <w:tcPr>
            <w:tcW w:w="2073"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8B9DE6A" w14:textId="77777777" w:rsidR="00073067" w:rsidRDefault="00000000">
            <w:pPr>
              <w:widowControl/>
              <w:pBdr>
                <w:top w:val="nil"/>
                <w:left w:val="nil"/>
                <w:bottom w:val="nil"/>
                <w:right w:val="nil"/>
                <w:between w:val="nil"/>
              </w:pBdr>
              <w:spacing w:line="276" w:lineRule="auto"/>
              <w:rPr>
                <w:color w:val="000000"/>
                <w:sz w:val="24"/>
                <w:szCs w:val="24"/>
              </w:rPr>
            </w:pPr>
            <w:r>
              <w:rPr>
                <w:rFonts w:ascii="Cambria" w:eastAsia="Cambria" w:hAnsi="Cambria" w:cs="Cambria"/>
                <w:color w:val="000000"/>
              </w:rPr>
              <w:t>IP geolocation and device intelligence</w:t>
            </w:r>
          </w:p>
        </w:tc>
        <w:tc>
          <w:tcPr>
            <w:tcW w:w="2176"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1D966C3D" w14:textId="77777777" w:rsidR="00073067" w:rsidRDefault="00000000">
            <w:pPr>
              <w:widowControl/>
              <w:pBdr>
                <w:top w:val="nil"/>
                <w:left w:val="nil"/>
                <w:bottom w:val="nil"/>
                <w:right w:val="nil"/>
                <w:between w:val="nil"/>
              </w:pBdr>
              <w:spacing w:line="276" w:lineRule="auto"/>
              <w:rPr>
                <w:color w:val="000000"/>
                <w:sz w:val="24"/>
                <w:szCs w:val="24"/>
              </w:rPr>
            </w:pPr>
            <w:hyperlink r:id="rId15">
              <w:proofErr w:type="spellStart"/>
              <w:r>
                <w:rPr>
                  <w:rFonts w:ascii="Cambria" w:eastAsia="Cambria" w:hAnsi="Cambria" w:cs="Cambria"/>
                  <w:color w:val="1155CC"/>
                  <w:u w:val="single"/>
                </w:rPr>
                <w:t>Idera</w:t>
              </w:r>
              <w:proofErr w:type="spellEnd"/>
              <w:r>
                <w:rPr>
                  <w:rFonts w:ascii="Cambria" w:eastAsia="Cambria" w:hAnsi="Cambria" w:cs="Cambria"/>
                  <w:color w:val="1155CC"/>
                  <w:u w:val="single"/>
                </w:rPr>
                <w:t xml:space="preserve"> Privacy</w:t>
              </w:r>
            </w:hyperlink>
          </w:p>
        </w:tc>
        <w:tc>
          <w:tcPr>
            <w:tcW w:w="1946"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EC330EF" w14:textId="77777777" w:rsidR="00073067" w:rsidRDefault="00000000">
            <w:pPr>
              <w:widowControl/>
              <w:pBdr>
                <w:top w:val="nil"/>
                <w:left w:val="nil"/>
                <w:bottom w:val="nil"/>
                <w:right w:val="nil"/>
                <w:between w:val="nil"/>
              </w:pBdr>
              <w:spacing w:line="276" w:lineRule="auto"/>
              <w:rPr>
                <w:color w:val="000000"/>
                <w:sz w:val="24"/>
                <w:szCs w:val="24"/>
              </w:rPr>
            </w:pPr>
            <w:r>
              <w:rPr>
                <w:rFonts w:ascii="Cambria" w:eastAsia="Cambria" w:hAnsi="Cambria" w:cs="Cambria"/>
                <w:color w:val="000000"/>
              </w:rPr>
              <w:t>Data Privacy Framework (DPF)</w:t>
            </w:r>
          </w:p>
        </w:tc>
      </w:tr>
      <w:tr w:rsidR="00073067" w14:paraId="74741394" w14:textId="77777777">
        <w:trPr>
          <w:trHeight w:val="1340"/>
        </w:trPr>
        <w:tc>
          <w:tcPr>
            <w:tcW w:w="2127"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5A70A1A" w14:textId="77777777" w:rsidR="00073067" w:rsidRDefault="00000000">
            <w:pPr>
              <w:widowControl/>
              <w:pBdr>
                <w:top w:val="nil"/>
                <w:left w:val="nil"/>
                <w:bottom w:val="nil"/>
                <w:right w:val="nil"/>
                <w:between w:val="nil"/>
              </w:pBdr>
              <w:spacing w:line="276" w:lineRule="auto"/>
              <w:rPr>
                <w:color w:val="000000"/>
                <w:sz w:val="24"/>
                <w:szCs w:val="24"/>
              </w:rPr>
            </w:pPr>
            <w:proofErr w:type="spellStart"/>
            <w:r>
              <w:rPr>
                <w:rFonts w:ascii="Cambria" w:eastAsia="Cambria" w:hAnsi="Cambria" w:cs="Cambria"/>
                <w:b/>
                <w:bCs/>
                <w:color w:val="000000"/>
              </w:rPr>
              <w:t>OpenCorporates</w:t>
            </w:r>
            <w:proofErr w:type="spellEnd"/>
            <w:r>
              <w:rPr>
                <w:rFonts w:ascii="Cambria" w:eastAsia="Cambria" w:hAnsi="Cambria" w:cs="Cambria"/>
                <w:b/>
                <w:bCs/>
                <w:color w:val="000000"/>
              </w:rPr>
              <w:t xml:space="preserve"> Ltd</w:t>
            </w:r>
          </w:p>
        </w:tc>
        <w:tc>
          <w:tcPr>
            <w:tcW w:w="1908"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043B7512" w14:textId="77777777" w:rsidR="00073067" w:rsidRDefault="00000000">
            <w:pPr>
              <w:widowControl/>
              <w:pBdr>
                <w:top w:val="nil"/>
                <w:left w:val="nil"/>
                <w:bottom w:val="nil"/>
                <w:right w:val="nil"/>
                <w:between w:val="nil"/>
              </w:pBdr>
              <w:spacing w:line="276" w:lineRule="auto"/>
              <w:rPr>
                <w:color w:val="000000"/>
                <w:sz w:val="24"/>
                <w:szCs w:val="24"/>
              </w:rPr>
            </w:pPr>
            <w:r>
              <w:rPr>
                <w:rFonts w:ascii="Cambria" w:eastAsia="Cambria" w:hAnsi="Cambria" w:cs="Cambria"/>
                <w:color w:val="000000"/>
              </w:rPr>
              <w:t>United Kingdom</w:t>
            </w:r>
          </w:p>
        </w:tc>
        <w:tc>
          <w:tcPr>
            <w:tcW w:w="2073"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806DD0C" w14:textId="77777777" w:rsidR="00073067" w:rsidRDefault="00000000">
            <w:pPr>
              <w:widowControl/>
              <w:pBdr>
                <w:top w:val="nil"/>
                <w:left w:val="nil"/>
                <w:bottom w:val="nil"/>
                <w:right w:val="nil"/>
                <w:between w:val="nil"/>
              </w:pBdr>
              <w:spacing w:line="276" w:lineRule="auto"/>
              <w:rPr>
                <w:color w:val="000000"/>
                <w:sz w:val="24"/>
                <w:szCs w:val="24"/>
              </w:rPr>
            </w:pPr>
            <w:r>
              <w:rPr>
                <w:rFonts w:ascii="Cambria" w:eastAsia="Cambria" w:hAnsi="Cambria" w:cs="Cambria"/>
                <w:color w:val="000000"/>
              </w:rPr>
              <w:t>Business verification using public corporate data</w:t>
            </w:r>
          </w:p>
        </w:tc>
        <w:tc>
          <w:tcPr>
            <w:tcW w:w="2176"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3A5B0753" w14:textId="77777777" w:rsidR="00073067" w:rsidRDefault="00000000">
            <w:pPr>
              <w:widowControl/>
              <w:pBdr>
                <w:top w:val="nil"/>
                <w:left w:val="nil"/>
                <w:bottom w:val="nil"/>
                <w:right w:val="nil"/>
                <w:between w:val="nil"/>
              </w:pBdr>
              <w:spacing w:line="276" w:lineRule="auto"/>
              <w:rPr>
                <w:color w:val="000000"/>
                <w:sz w:val="24"/>
                <w:szCs w:val="24"/>
              </w:rPr>
            </w:pPr>
            <w:hyperlink r:id="rId16">
              <w:proofErr w:type="spellStart"/>
              <w:r>
                <w:rPr>
                  <w:rFonts w:ascii="Cambria" w:eastAsia="Cambria" w:hAnsi="Cambria" w:cs="Cambria"/>
                  <w:color w:val="1155CC"/>
                  <w:u w:val="single"/>
                </w:rPr>
                <w:t>OpenCorporates</w:t>
              </w:r>
              <w:proofErr w:type="spellEnd"/>
              <w:r>
                <w:rPr>
                  <w:rFonts w:ascii="Cambria" w:eastAsia="Cambria" w:hAnsi="Cambria" w:cs="Cambria"/>
                  <w:color w:val="1155CC"/>
                  <w:u w:val="single"/>
                </w:rPr>
                <w:t xml:space="preserve"> Privacy</w:t>
              </w:r>
            </w:hyperlink>
          </w:p>
        </w:tc>
        <w:tc>
          <w:tcPr>
            <w:tcW w:w="1946"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134DFA1" w14:textId="77777777" w:rsidR="00073067" w:rsidRDefault="00000000">
            <w:pPr>
              <w:widowControl/>
              <w:pBdr>
                <w:top w:val="nil"/>
                <w:left w:val="nil"/>
                <w:bottom w:val="nil"/>
                <w:right w:val="nil"/>
                <w:between w:val="nil"/>
              </w:pBdr>
              <w:spacing w:line="276" w:lineRule="auto"/>
              <w:rPr>
                <w:color w:val="000000"/>
                <w:sz w:val="24"/>
                <w:szCs w:val="24"/>
              </w:rPr>
            </w:pPr>
            <w:r>
              <w:rPr>
                <w:rFonts w:ascii="Cambria" w:eastAsia="Cambria" w:hAnsi="Cambria" w:cs="Cambria"/>
                <w:color w:val="000000"/>
              </w:rPr>
              <w:t>Adequacy Decision</w:t>
            </w:r>
          </w:p>
        </w:tc>
      </w:tr>
      <w:tr w:rsidR="00073067" w14:paraId="2752CAB1" w14:textId="77777777">
        <w:trPr>
          <w:trHeight w:val="1340"/>
        </w:trPr>
        <w:tc>
          <w:tcPr>
            <w:tcW w:w="2127"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4200AC8" w14:textId="77777777" w:rsidR="00073067" w:rsidRDefault="00000000">
            <w:pPr>
              <w:widowControl/>
              <w:pBdr>
                <w:top w:val="nil"/>
                <w:left w:val="nil"/>
                <w:bottom w:val="nil"/>
                <w:right w:val="nil"/>
                <w:between w:val="nil"/>
              </w:pBdr>
              <w:spacing w:line="276" w:lineRule="auto"/>
              <w:rPr>
                <w:color w:val="000000"/>
                <w:sz w:val="24"/>
                <w:szCs w:val="24"/>
              </w:rPr>
            </w:pPr>
            <w:sdt>
              <w:sdtPr>
                <w:tag w:val="goog_rdk_13"/>
                <w:id w:val="132753096"/>
              </w:sdtPr>
              <w:sdtContent>
                <w:del w:id="24" w:author="Compliance Shufti" w:date="2026-02-26T07:49:00Z">
                  <w:r>
                    <w:rPr>
                      <w:rFonts w:ascii="Cambria" w:eastAsia="Cambria" w:hAnsi="Cambria" w:cs="Cambria"/>
                      <w:b/>
                      <w:bCs/>
                      <w:color w:val="000000"/>
                    </w:rPr>
                    <w:delText>Programmers Force</w:delText>
                  </w:r>
                </w:del>
              </w:sdtContent>
            </w:sdt>
          </w:p>
        </w:tc>
        <w:tc>
          <w:tcPr>
            <w:tcW w:w="1908"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C4A516D" w14:textId="77777777" w:rsidR="00073067" w:rsidRDefault="00000000">
            <w:pPr>
              <w:widowControl/>
              <w:pBdr>
                <w:top w:val="nil"/>
                <w:left w:val="nil"/>
                <w:bottom w:val="nil"/>
                <w:right w:val="nil"/>
                <w:between w:val="nil"/>
              </w:pBdr>
              <w:spacing w:line="276" w:lineRule="auto"/>
              <w:rPr>
                <w:color w:val="000000"/>
                <w:sz w:val="24"/>
                <w:szCs w:val="24"/>
              </w:rPr>
            </w:pPr>
            <w:sdt>
              <w:sdtPr>
                <w:tag w:val="goog_rdk_15"/>
                <w:id w:val="-373254030"/>
              </w:sdtPr>
              <w:sdtContent>
                <w:del w:id="25" w:author="Compliance Shufti" w:date="2026-02-26T07:49:00Z">
                  <w:r>
                    <w:rPr>
                      <w:rFonts w:ascii="Cambria" w:eastAsia="Cambria" w:hAnsi="Cambria" w:cs="Cambria"/>
                      <w:color w:val="000000"/>
                    </w:rPr>
                    <w:delText>UK, Pakistan, USA, Dubai</w:delText>
                  </w:r>
                </w:del>
              </w:sdtContent>
            </w:sdt>
          </w:p>
        </w:tc>
        <w:tc>
          <w:tcPr>
            <w:tcW w:w="2073"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A22BA55" w14:textId="77777777" w:rsidR="00073067" w:rsidRDefault="00000000">
            <w:pPr>
              <w:widowControl/>
              <w:pBdr>
                <w:top w:val="nil"/>
                <w:left w:val="nil"/>
                <w:bottom w:val="nil"/>
                <w:right w:val="nil"/>
                <w:between w:val="nil"/>
              </w:pBdr>
              <w:spacing w:line="276" w:lineRule="auto"/>
              <w:rPr>
                <w:color w:val="000000"/>
                <w:sz w:val="24"/>
                <w:szCs w:val="24"/>
              </w:rPr>
            </w:pPr>
            <w:sdt>
              <w:sdtPr>
                <w:tag w:val="goog_rdk_17"/>
                <w:id w:val="348099158"/>
              </w:sdtPr>
              <w:sdtContent>
                <w:del w:id="26" w:author="Compliance Shufti" w:date="2026-02-26T07:49:00Z">
                  <w:r>
                    <w:rPr>
                      <w:rFonts w:ascii="Cambria" w:eastAsia="Cambria" w:hAnsi="Cambria" w:cs="Cambria"/>
                    </w:rPr>
                    <w:delText>Management of customer portal, manual verification of personal data under the oversight of Shufti and service improvement</w:delText>
                  </w:r>
                </w:del>
              </w:sdtContent>
            </w:sdt>
          </w:p>
        </w:tc>
        <w:tc>
          <w:tcPr>
            <w:tcW w:w="2176"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315332C2" w14:textId="77777777" w:rsidR="00073067" w:rsidRDefault="00000000">
            <w:pPr>
              <w:widowControl/>
              <w:pBdr>
                <w:top w:val="nil"/>
                <w:left w:val="nil"/>
                <w:bottom w:val="nil"/>
                <w:right w:val="nil"/>
                <w:between w:val="nil"/>
              </w:pBdr>
              <w:spacing w:line="276" w:lineRule="auto"/>
              <w:rPr>
                <w:color w:val="000000"/>
                <w:sz w:val="24"/>
                <w:szCs w:val="24"/>
              </w:rPr>
            </w:pPr>
            <w:sdt>
              <w:sdtPr>
                <w:tag w:val="goog_rdk_19"/>
                <w:id w:val="-314544838"/>
              </w:sdtPr>
              <w:sdtContent>
                <w:del w:id="27" w:author="Compliance Shufti" w:date="2026-02-26T07:49:00Z">
                  <w:r>
                    <w:fldChar w:fldCharType="begin"/>
                  </w:r>
                  <w:r>
                    <w:delInstrText>HYPERLINK "https://programmersforce.com/privacypolicy/"</w:delInstrText>
                  </w:r>
                  <w:r>
                    <w:fldChar w:fldCharType="separate"/>
                  </w:r>
                  <w:r>
                    <w:rPr>
                      <w:rFonts w:ascii="Cambria" w:eastAsia="Cambria" w:hAnsi="Cambria" w:cs="Cambria"/>
                      <w:color w:val="1155CC"/>
                      <w:u w:val="single"/>
                    </w:rPr>
                    <w:delText>PF Privacy</w:delText>
                  </w:r>
                  <w:r>
                    <w:fldChar w:fldCharType="end"/>
                  </w:r>
                </w:del>
              </w:sdtContent>
            </w:sdt>
          </w:p>
        </w:tc>
        <w:tc>
          <w:tcPr>
            <w:tcW w:w="1946"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FCF1B2F" w14:textId="77777777" w:rsidR="00073067" w:rsidRDefault="00000000">
            <w:pPr>
              <w:widowControl/>
              <w:pBdr>
                <w:top w:val="nil"/>
                <w:left w:val="nil"/>
                <w:bottom w:val="nil"/>
                <w:right w:val="nil"/>
                <w:between w:val="nil"/>
              </w:pBdr>
              <w:spacing w:line="276" w:lineRule="auto"/>
              <w:rPr>
                <w:color w:val="000000"/>
                <w:sz w:val="24"/>
                <w:szCs w:val="24"/>
              </w:rPr>
            </w:pPr>
            <w:sdt>
              <w:sdtPr>
                <w:tag w:val="goog_rdk_21"/>
                <w:id w:val="-985515246"/>
              </w:sdtPr>
              <w:sdtContent>
                <w:del w:id="28" w:author="Compliance Shufti" w:date="2026-02-26T07:49:00Z">
                  <w:r>
                    <w:rPr>
                      <w:rFonts w:ascii="Cambria" w:eastAsia="Cambria" w:hAnsi="Cambria" w:cs="Cambria"/>
                      <w:color w:val="000000"/>
                    </w:rPr>
                    <w:delText>Standard Contractual Clauses</w:delText>
                  </w:r>
                </w:del>
              </w:sdtContent>
            </w:sdt>
          </w:p>
        </w:tc>
      </w:tr>
      <w:tr w:rsidR="00073067" w14:paraId="4E4AE90D" w14:textId="77777777">
        <w:trPr>
          <w:trHeight w:val="1070"/>
        </w:trPr>
        <w:tc>
          <w:tcPr>
            <w:tcW w:w="2127"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E36C25E" w14:textId="77777777" w:rsidR="00073067" w:rsidRDefault="00000000">
            <w:pPr>
              <w:widowControl/>
              <w:pBdr>
                <w:top w:val="nil"/>
                <w:left w:val="nil"/>
                <w:bottom w:val="nil"/>
                <w:right w:val="nil"/>
                <w:between w:val="nil"/>
              </w:pBdr>
              <w:spacing w:line="276" w:lineRule="auto"/>
              <w:rPr>
                <w:color w:val="000000"/>
                <w:sz w:val="24"/>
                <w:szCs w:val="24"/>
              </w:rPr>
            </w:pPr>
            <w:proofErr w:type="spellStart"/>
            <w:r>
              <w:rPr>
                <w:rFonts w:ascii="Cambria" w:eastAsia="Cambria" w:hAnsi="Cambria" w:cs="Cambria"/>
                <w:b/>
                <w:bCs/>
                <w:color w:val="000000"/>
              </w:rPr>
              <w:t>TeleSign</w:t>
            </w:r>
            <w:proofErr w:type="spellEnd"/>
            <w:r>
              <w:rPr>
                <w:rFonts w:ascii="Cambria" w:eastAsia="Cambria" w:hAnsi="Cambria" w:cs="Cambria"/>
                <w:b/>
                <w:bCs/>
                <w:color w:val="000000"/>
              </w:rPr>
              <w:t xml:space="preserve"> Corporation</w:t>
            </w:r>
          </w:p>
        </w:tc>
        <w:tc>
          <w:tcPr>
            <w:tcW w:w="1908"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05CB505E" w14:textId="77777777" w:rsidR="00073067" w:rsidRDefault="00000000">
            <w:pPr>
              <w:widowControl/>
              <w:pBdr>
                <w:top w:val="nil"/>
                <w:left w:val="nil"/>
                <w:bottom w:val="nil"/>
                <w:right w:val="nil"/>
                <w:between w:val="nil"/>
              </w:pBdr>
              <w:spacing w:line="276" w:lineRule="auto"/>
              <w:rPr>
                <w:color w:val="000000"/>
                <w:sz w:val="24"/>
                <w:szCs w:val="24"/>
              </w:rPr>
            </w:pPr>
            <w:r>
              <w:rPr>
                <w:rFonts w:ascii="Cambria" w:eastAsia="Cambria" w:hAnsi="Cambria" w:cs="Cambria"/>
                <w:color w:val="000000"/>
              </w:rPr>
              <w:t>USA</w:t>
            </w:r>
          </w:p>
        </w:tc>
        <w:tc>
          <w:tcPr>
            <w:tcW w:w="2073"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3D6CCCF" w14:textId="77777777" w:rsidR="00073067" w:rsidRDefault="00000000">
            <w:pPr>
              <w:widowControl/>
              <w:pBdr>
                <w:top w:val="nil"/>
                <w:left w:val="nil"/>
                <w:bottom w:val="nil"/>
                <w:right w:val="nil"/>
                <w:between w:val="nil"/>
              </w:pBdr>
              <w:spacing w:line="276" w:lineRule="auto"/>
              <w:rPr>
                <w:color w:val="000000"/>
                <w:sz w:val="24"/>
                <w:szCs w:val="24"/>
              </w:rPr>
            </w:pPr>
            <w:r>
              <w:rPr>
                <w:rFonts w:ascii="Cambria" w:eastAsia="Cambria" w:hAnsi="Cambria" w:cs="Cambria"/>
                <w:color w:val="000000"/>
              </w:rPr>
              <w:t>SMS delivery and two-factor authentication</w:t>
            </w:r>
          </w:p>
        </w:tc>
        <w:tc>
          <w:tcPr>
            <w:tcW w:w="2176"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27C16E9" w14:textId="77777777" w:rsidR="00073067" w:rsidRDefault="00000000">
            <w:pPr>
              <w:widowControl/>
              <w:pBdr>
                <w:top w:val="nil"/>
                <w:left w:val="nil"/>
                <w:bottom w:val="nil"/>
                <w:right w:val="nil"/>
                <w:between w:val="nil"/>
              </w:pBdr>
              <w:spacing w:line="276" w:lineRule="auto"/>
              <w:rPr>
                <w:color w:val="000000"/>
                <w:sz w:val="24"/>
                <w:szCs w:val="24"/>
              </w:rPr>
            </w:pPr>
            <w:hyperlink r:id="rId17">
              <w:proofErr w:type="spellStart"/>
              <w:r>
                <w:rPr>
                  <w:rFonts w:ascii="Cambria" w:eastAsia="Cambria" w:hAnsi="Cambria" w:cs="Cambria"/>
                  <w:color w:val="1155CC"/>
                  <w:u w:val="single"/>
                </w:rPr>
                <w:t>TeleSign</w:t>
              </w:r>
              <w:proofErr w:type="spellEnd"/>
              <w:r>
                <w:rPr>
                  <w:rFonts w:ascii="Cambria" w:eastAsia="Cambria" w:hAnsi="Cambria" w:cs="Cambria"/>
                  <w:color w:val="1155CC"/>
                  <w:u w:val="single"/>
                </w:rPr>
                <w:t xml:space="preserve"> Privacy</w:t>
              </w:r>
            </w:hyperlink>
          </w:p>
        </w:tc>
        <w:tc>
          <w:tcPr>
            <w:tcW w:w="1946"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D87D032" w14:textId="77777777" w:rsidR="00073067" w:rsidRDefault="00000000">
            <w:pPr>
              <w:widowControl/>
              <w:pBdr>
                <w:top w:val="nil"/>
                <w:left w:val="nil"/>
                <w:bottom w:val="nil"/>
                <w:right w:val="nil"/>
                <w:between w:val="nil"/>
              </w:pBdr>
              <w:spacing w:line="276" w:lineRule="auto"/>
              <w:rPr>
                <w:color w:val="000000"/>
                <w:sz w:val="24"/>
                <w:szCs w:val="24"/>
              </w:rPr>
            </w:pPr>
            <w:r>
              <w:rPr>
                <w:rFonts w:ascii="Cambria" w:eastAsia="Cambria" w:hAnsi="Cambria" w:cs="Cambria"/>
                <w:color w:val="000000"/>
              </w:rPr>
              <w:t>Data Privacy Framework – EU-US</w:t>
            </w:r>
          </w:p>
        </w:tc>
      </w:tr>
      <w:tr w:rsidR="00073067" w14:paraId="3D4C0282" w14:textId="77777777">
        <w:trPr>
          <w:trHeight w:val="1340"/>
        </w:trPr>
        <w:tc>
          <w:tcPr>
            <w:tcW w:w="2127"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ADB7E3A" w14:textId="77777777" w:rsidR="00073067" w:rsidRDefault="00000000">
            <w:pPr>
              <w:widowControl/>
              <w:pBdr>
                <w:top w:val="nil"/>
                <w:left w:val="nil"/>
                <w:bottom w:val="nil"/>
                <w:right w:val="nil"/>
                <w:between w:val="nil"/>
              </w:pBdr>
              <w:spacing w:line="276" w:lineRule="auto"/>
              <w:rPr>
                <w:color w:val="000000"/>
                <w:sz w:val="24"/>
                <w:szCs w:val="24"/>
              </w:rPr>
            </w:pPr>
            <w:r>
              <w:rPr>
                <w:rFonts w:ascii="Cambria" w:eastAsia="Cambria" w:hAnsi="Cambria" w:cs="Cambria"/>
                <w:b/>
                <w:bCs/>
                <w:color w:val="000000"/>
              </w:rPr>
              <w:t>Twilio / SendGrid</w:t>
            </w:r>
          </w:p>
        </w:tc>
        <w:tc>
          <w:tcPr>
            <w:tcW w:w="1908"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1863D21" w14:textId="77777777" w:rsidR="00073067" w:rsidRDefault="00000000">
            <w:pPr>
              <w:widowControl/>
              <w:pBdr>
                <w:top w:val="nil"/>
                <w:left w:val="nil"/>
                <w:bottom w:val="nil"/>
                <w:right w:val="nil"/>
                <w:between w:val="nil"/>
              </w:pBdr>
              <w:spacing w:line="276" w:lineRule="auto"/>
              <w:rPr>
                <w:color w:val="000000"/>
                <w:sz w:val="24"/>
                <w:szCs w:val="24"/>
              </w:rPr>
            </w:pPr>
            <w:r>
              <w:rPr>
                <w:rFonts w:ascii="Cambria" w:eastAsia="Cambria" w:hAnsi="Cambria" w:cs="Cambria"/>
                <w:color w:val="000000"/>
              </w:rPr>
              <w:t>USA</w:t>
            </w:r>
          </w:p>
        </w:tc>
        <w:tc>
          <w:tcPr>
            <w:tcW w:w="2073"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5E3EE75" w14:textId="77777777" w:rsidR="00073067" w:rsidRDefault="00000000">
            <w:pPr>
              <w:widowControl/>
              <w:pBdr>
                <w:top w:val="nil"/>
                <w:left w:val="nil"/>
                <w:bottom w:val="nil"/>
                <w:right w:val="nil"/>
                <w:between w:val="nil"/>
              </w:pBdr>
              <w:spacing w:line="276" w:lineRule="auto"/>
              <w:rPr>
                <w:color w:val="000000"/>
                <w:sz w:val="24"/>
                <w:szCs w:val="24"/>
              </w:rPr>
            </w:pPr>
            <w:r>
              <w:rPr>
                <w:rFonts w:ascii="Cambria" w:eastAsia="Cambria" w:hAnsi="Cambria" w:cs="Cambria"/>
                <w:color w:val="000000"/>
              </w:rPr>
              <w:t>OTP delivery, video recording (KYC), and transactional email</w:t>
            </w:r>
          </w:p>
        </w:tc>
        <w:tc>
          <w:tcPr>
            <w:tcW w:w="2176"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43FE5AF" w14:textId="77777777" w:rsidR="00073067" w:rsidRDefault="00000000">
            <w:pPr>
              <w:widowControl/>
              <w:pBdr>
                <w:top w:val="nil"/>
                <w:left w:val="nil"/>
                <w:bottom w:val="nil"/>
                <w:right w:val="nil"/>
                <w:between w:val="nil"/>
              </w:pBdr>
              <w:spacing w:line="276" w:lineRule="auto"/>
              <w:rPr>
                <w:color w:val="000000"/>
                <w:sz w:val="24"/>
                <w:szCs w:val="24"/>
              </w:rPr>
            </w:pPr>
            <w:hyperlink r:id="rId18">
              <w:r>
                <w:rPr>
                  <w:rFonts w:ascii="Cambria" w:eastAsia="Cambria" w:hAnsi="Cambria" w:cs="Cambria"/>
                  <w:color w:val="1155CC"/>
                  <w:u w:val="single"/>
                </w:rPr>
                <w:t>Twilio Privacy</w:t>
              </w:r>
            </w:hyperlink>
          </w:p>
        </w:tc>
        <w:tc>
          <w:tcPr>
            <w:tcW w:w="1946"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25B229F" w14:textId="77777777" w:rsidR="00073067" w:rsidRDefault="00000000">
            <w:pPr>
              <w:widowControl/>
              <w:pBdr>
                <w:top w:val="nil"/>
                <w:left w:val="nil"/>
                <w:bottom w:val="nil"/>
                <w:right w:val="nil"/>
                <w:between w:val="nil"/>
              </w:pBdr>
              <w:spacing w:line="276" w:lineRule="auto"/>
              <w:rPr>
                <w:color w:val="000000"/>
                <w:sz w:val="24"/>
                <w:szCs w:val="24"/>
              </w:rPr>
            </w:pPr>
            <w:r>
              <w:rPr>
                <w:rFonts w:ascii="Cambria" w:eastAsia="Cambria" w:hAnsi="Cambria" w:cs="Cambria"/>
                <w:color w:val="000000"/>
              </w:rPr>
              <w:t>Data Privacy Framework – EU-US</w:t>
            </w:r>
          </w:p>
        </w:tc>
      </w:tr>
    </w:tbl>
    <w:p w14:paraId="2808F96A" w14:textId="77777777" w:rsidR="00073067" w:rsidRDefault="00073067">
      <w:pPr>
        <w:pBdr>
          <w:top w:val="nil"/>
          <w:left w:val="nil"/>
          <w:bottom w:val="nil"/>
          <w:right w:val="nil"/>
          <w:between w:val="nil"/>
        </w:pBdr>
        <w:spacing w:line="276" w:lineRule="auto"/>
        <w:ind w:right="113"/>
        <w:rPr>
          <w:color w:val="000000"/>
          <w:sz w:val="24"/>
          <w:szCs w:val="24"/>
        </w:rPr>
      </w:pPr>
    </w:p>
    <w:p w14:paraId="7B551638" w14:textId="77777777" w:rsidR="00073067" w:rsidRDefault="00073067"/>
    <w:p w14:paraId="0A4263D3" w14:textId="77777777" w:rsidR="00073067" w:rsidRDefault="00073067">
      <w:pPr>
        <w:pBdr>
          <w:top w:val="nil"/>
          <w:left w:val="nil"/>
          <w:bottom w:val="nil"/>
          <w:right w:val="nil"/>
          <w:between w:val="nil"/>
        </w:pBdr>
        <w:spacing w:line="276" w:lineRule="auto"/>
        <w:ind w:left="284" w:right="113"/>
        <w:rPr>
          <w:b/>
          <w:bCs/>
          <w:color w:val="000000"/>
          <w:sz w:val="24"/>
          <w:szCs w:val="24"/>
        </w:rPr>
      </w:pPr>
    </w:p>
    <w:p w14:paraId="2FFC4455" w14:textId="77777777" w:rsidR="00073067" w:rsidRDefault="00073067">
      <w:pPr>
        <w:pBdr>
          <w:top w:val="nil"/>
          <w:left w:val="nil"/>
          <w:bottom w:val="nil"/>
          <w:right w:val="nil"/>
          <w:between w:val="nil"/>
        </w:pBdr>
        <w:spacing w:line="276" w:lineRule="auto"/>
        <w:ind w:left="284" w:right="113"/>
        <w:rPr>
          <w:b/>
          <w:bCs/>
          <w:color w:val="000000"/>
          <w:sz w:val="24"/>
          <w:szCs w:val="24"/>
        </w:rPr>
      </w:pPr>
    </w:p>
    <w:p w14:paraId="7BD650EF" w14:textId="77777777" w:rsidR="00073067" w:rsidRDefault="00073067">
      <w:pPr>
        <w:pBdr>
          <w:top w:val="nil"/>
          <w:left w:val="nil"/>
          <w:bottom w:val="nil"/>
          <w:right w:val="nil"/>
          <w:between w:val="nil"/>
        </w:pBdr>
        <w:spacing w:line="276" w:lineRule="auto"/>
        <w:ind w:left="284" w:right="113"/>
        <w:rPr>
          <w:b/>
          <w:bCs/>
          <w:color w:val="000000"/>
          <w:sz w:val="24"/>
          <w:szCs w:val="24"/>
        </w:rPr>
      </w:pPr>
    </w:p>
    <w:p w14:paraId="67EBDBC8" w14:textId="77777777" w:rsidR="00073067" w:rsidRDefault="00073067">
      <w:pPr>
        <w:pBdr>
          <w:top w:val="nil"/>
          <w:left w:val="nil"/>
          <w:bottom w:val="nil"/>
          <w:right w:val="nil"/>
          <w:between w:val="nil"/>
        </w:pBdr>
        <w:spacing w:line="276" w:lineRule="auto"/>
        <w:ind w:left="284" w:right="113"/>
        <w:rPr>
          <w:b/>
          <w:bCs/>
          <w:color w:val="000000"/>
          <w:sz w:val="24"/>
          <w:szCs w:val="24"/>
        </w:rPr>
      </w:pPr>
    </w:p>
    <w:sectPr w:rsidR="00073067">
      <w:pgSz w:w="11920" w:h="16840"/>
      <w:pgMar w:top="1360" w:right="980" w:bottom="800" w:left="700" w:header="456" w:footer="11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67A51" w14:textId="77777777" w:rsidR="00F001E3" w:rsidRDefault="00F001E3">
      <w:r>
        <w:separator/>
      </w:r>
    </w:p>
  </w:endnote>
  <w:endnote w:type="continuationSeparator" w:id="0">
    <w:p w14:paraId="4DA6D68A" w14:textId="77777777" w:rsidR="00F001E3" w:rsidRDefault="00F001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FBE33D2-3FAE-8B4B-8236-BAF55E7A1B7F}"/>
    <w:embedBold r:id="rId2" w:fontKey="{728C414D-3D63-0F4C-B634-AB593A17492A}"/>
    <w:embedItalic r:id="rId3" w:fontKey="{D6BA1477-D067-C742-B45D-2C82786DFEE9}"/>
  </w:font>
  <w:font w:name="Noto Sans Symbols">
    <w:panose1 w:val="020B0604020202020204"/>
    <w:charset w:val="00"/>
    <w:family w:val="auto"/>
    <w:pitch w:val="default"/>
    <w:embedRegular r:id="rId4" w:fontKey="{0C790D16-007A-0B46-995C-CE2E7D817B14}"/>
  </w:font>
  <w:font w:name="Courier New">
    <w:panose1 w:val="02070309020205020404"/>
    <w:charset w:val="00"/>
    <w:family w:val="auto"/>
    <w:pitch w:val="default"/>
    <w:embedRegular r:id="rId5" w:fontKey="{30EF02BE-3914-804E-8A8C-CBAE52F49A41}"/>
  </w:font>
  <w:font w:name="Georgia">
    <w:panose1 w:val="02040502050405020303"/>
    <w:charset w:val="00"/>
    <w:family w:val="roman"/>
    <w:pitch w:val="variable"/>
    <w:sig w:usb0="00000287" w:usb1="00000000" w:usb2="00000000" w:usb3="00000000" w:csb0="0000009F" w:csb1="00000000"/>
    <w:embedItalic r:id="rId6" w:fontKey="{C366061A-410B-2647-8971-EB3EC7D6DDEB}"/>
  </w:font>
  <w:font w:name="Arial">
    <w:panose1 w:val="020B0604020202020204"/>
    <w:charset w:val="00"/>
    <w:family w:val="swiss"/>
    <w:pitch w:val="variable"/>
    <w:sig w:usb0="E0002AFF" w:usb1="C0007843" w:usb2="00000009" w:usb3="00000000" w:csb0="000001FF" w:csb1="00000000"/>
    <w:embedRegular r:id="rId7" w:fontKey="{07B00696-48DE-7F45-9807-305E9CABBE31}"/>
  </w:font>
  <w:font w:name="Cambria">
    <w:panose1 w:val="02040503050406030204"/>
    <w:charset w:val="00"/>
    <w:family w:val="roman"/>
    <w:pitch w:val="variable"/>
    <w:sig w:usb0="E00002FF" w:usb1="400004FF" w:usb2="00000000" w:usb3="00000000" w:csb0="0000019F" w:csb1="00000000"/>
    <w:embedRegular r:id="rId8" w:fontKey="{9E6A8470-B788-174E-B19E-C4C3B3F34536}"/>
    <w:embedBold r:id="rId9" w:fontKey="{A7653C55-C36E-5449-B185-A8EB6DB89D21}"/>
  </w:font>
  <w:font w:name="Calibri">
    <w:panose1 w:val="020F0502020204030204"/>
    <w:charset w:val="00"/>
    <w:family w:val="swiss"/>
    <w:pitch w:val="variable"/>
    <w:sig w:usb0="E0002AFF" w:usb1="C000247B" w:usb2="00000009" w:usb3="00000000" w:csb0="000001FF" w:csb1="00000000"/>
    <w:embedRegular r:id="rId10" w:fontKey="{8EC74CDA-2AEF-A945-88B1-A71EC0393A9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FECD5" w14:textId="77777777" w:rsidR="00073067" w:rsidRDefault="00000000">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59264" behindDoc="1" locked="0" layoutInCell="1" hidden="0" allowOverlap="1" wp14:anchorId="481A022B" wp14:editId="28D212F3">
              <wp:simplePos x="0" y="0"/>
              <wp:positionH relativeFrom="column">
                <wp:posOffset>185738</wp:posOffset>
              </wp:positionH>
              <wp:positionV relativeFrom="paragraph">
                <wp:posOffset>10129838</wp:posOffset>
              </wp:positionV>
              <wp:extent cx="544830" cy="208915"/>
              <wp:effectExtent l="0" t="0" r="0" b="0"/>
              <wp:wrapNone/>
              <wp:docPr id="1585518020" name="Rectangle 1585518020"/>
              <wp:cNvGraphicFramePr/>
              <a:graphic xmlns:a="http://schemas.openxmlformats.org/drawingml/2006/main">
                <a:graphicData uri="http://schemas.microsoft.com/office/word/2010/wordprocessingShape">
                  <wps:wsp>
                    <wps:cNvSpPr/>
                    <wps:spPr>
                      <a:xfrm>
                        <a:off x="5087873" y="3689830"/>
                        <a:ext cx="516255" cy="180340"/>
                      </a:xfrm>
                      <a:prstGeom prst="rect">
                        <a:avLst/>
                      </a:prstGeom>
                      <a:noFill/>
                      <a:ln>
                        <a:noFill/>
                      </a:ln>
                    </wps:spPr>
                    <wps:txbx>
                      <w:txbxContent>
                        <w:p w14:paraId="1075EB68" w14:textId="77777777" w:rsidR="00073067" w:rsidRDefault="00000000">
                          <w:pPr>
                            <w:spacing w:before="10"/>
                            <w:ind w:left="60" w:firstLine="180"/>
                            <w:textDirection w:val="btLr"/>
                          </w:pPr>
                          <w:r>
                            <w:rPr>
                              <w:b/>
                              <w:color w:val="000000"/>
                            </w:rPr>
                            <w:t xml:space="preserve"> PAGE 10 </w:t>
                          </w:r>
                          <w:proofErr w:type="gramStart"/>
                          <w:r>
                            <w:rPr>
                              <w:b/>
                              <w:color w:val="000000"/>
                            </w:rPr>
                            <w:t>of  NUMPAGES</w:t>
                          </w:r>
                          <w:proofErr w:type="gramEnd"/>
                          <w:r>
                            <w:rPr>
                              <w:b/>
                              <w:color w:val="000000"/>
                            </w:rPr>
                            <w:t xml:space="preserve"> 12</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185738</wp:posOffset>
              </wp:positionH>
              <wp:positionV relativeFrom="paragraph">
                <wp:posOffset>10129838</wp:posOffset>
              </wp:positionV>
              <wp:extent cx="544830" cy="208915"/>
              <wp:effectExtent b="0" l="0" r="0" t="0"/>
              <wp:wrapNone/>
              <wp:docPr id="1585518020"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44830" cy="208915"/>
                      </a:xfrm>
                      <a:prstGeom prst="rect"/>
                      <a:ln/>
                    </pic:spPr>
                  </pic:pic>
                </a:graphicData>
              </a:graphic>
            </wp:anchor>
          </w:drawing>
        </mc:Fallback>
      </mc:AlternateContent>
    </w:r>
    <w:r>
      <w:rPr>
        <w:noProof/>
      </w:rPr>
      <mc:AlternateContent>
        <mc:Choice Requires="wpg">
          <w:drawing>
            <wp:anchor distT="0" distB="0" distL="0" distR="0" simplePos="0" relativeHeight="251660288" behindDoc="1" locked="0" layoutInCell="1" hidden="0" allowOverlap="1" wp14:anchorId="1E2DBA43" wp14:editId="5B4F68D7">
              <wp:simplePos x="0" y="0"/>
              <wp:positionH relativeFrom="column">
                <wp:posOffset>3297238</wp:posOffset>
              </wp:positionH>
              <wp:positionV relativeFrom="paragraph">
                <wp:posOffset>10129838</wp:posOffset>
              </wp:positionV>
              <wp:extent cx="3274283" cy="217153"/>
              <wp:effectExtent l="0" t="0" r="0" b="0"/>
              <wp:wrapNone/>
              <wp:docPr id="1585518019" name="Rectangle 1585518019"/>
              <wp:cNvGraphicFramePr/>
              <a:graphic xmlns:a="http://schemas.openxmlformats.org/drawingml/2006/main">
                <a:graphicData uri="http://schemas.microsoft.com/office/word/2010/wordprocessingShape">
                  <wps:wsp>
                    <wps:cNvSpPr/>
                    <wps:spPr>
                      <a:xfrm>
                        <a:off x="3723146" y="3685711"/>
                        <a:ext cx="3245708" cy="188578"/>
                      </a:xfrm>
                      <a:prstGeom prst="rect">
                        <a:avLst/>
                      </a:prstGeom>
                      <a:noFill/>
                      <a:ln>
                        <a:noFill/>
                      </a:ln>
                    </wps:spPr>
                    <wps:txbx>
                      <w:txbxContent>
                        <w:p w14:paraId="77E8B667" w14:textId="77777777" w:rsidR="00073067" w:rsidRDefault="00000000">
                          <w:pPr>
                            <w:spacing w:before="10"/>
                            <w:ind w:left="20" w:firstLine="60"/>
                            <w:textDirection w:val="btLr"/>
                          </w:pPr>
                          <w:r>
                            <w:rPr>
                              <w:b/>
                              <w:color w:val="000000"/>
                            </w:rPr>
                            <w:t>DPA Version 1.0, Adoption Date: 17 December 2024</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3297238</wp:posOffset>
              </wp:positionH>
              <wp:positionV relativeFrom="paragraph">
                <wp:posOffset>10129838</wp:posOffset>
              </wp:positionV>
              <wp:extent cx="3274283" cy="217153"/>
              <wp:effectExtent b="0" l="0" r="0" t="0"/>
              <wp:wrapNone/>
              <wp:docPr id="1585518019"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3274283" cy="217153"/>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87D7E" w14:textId="77777777" w:rsidR="00F001E3" w:rsidRDefault="00F001E3">
      <w:r>
        <w:separator/>
      </w:r>
    </w:p>
  </w:footnote>
  <w:footnote w:type="continuationSeparator" w:id="0">
    <w:p w14:paraId="619E13D7" w14:textId="77777777" w:rsidR="00F001E3" w:rsidRDefault="00F001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BCAC3" w14:textId="77777777" w:rsidR="00073067" w:rsidRDefault="00000000">
    <w:pPr>
      <w:pBdr>
        <w:top w:val="nil"/>
        <w:left w:val="nil"/>
        <w:bottom w:val="nil"/>
        <w:right w:val="nil"/>
        <w:between w:val="nil"/>
      </w:pBdr>
      <w:spacing w:line="14" w:lineRule="auto"/>
      <w:rPr>
        <w:color w:val="000000"/>
        <w:sz w:val="20"/>
        <w:szCs w:val="20"/>
      </w:rPr>
    </w:pPr>
    <w:r>
      <w:rPr>
        <w:noProof/>
      </w:rPr>
      <w:drawing>
        <wp:anchor distT="114300" distB="114300" distL="114300" distR="114300" simplePos="0" relativeHeight="251658240" behindDoc="0" locked="0" layoutInCell="1" hidden="0" allowOverlap="1" wp14:anchorId="2BD9B22C" wp14:editId="59951A2C">
          <wp:simplePos x="0" y="0"/>
          <wp:positionH relativeFrom="column">
            <wp:posOffset>4888230</wp:posOffset>
          </wp:positionH>
          <wp:positionV relativeFrom="paragraph">
            <wp:posOffset>-96517</wp:posOffset>
          </wp:positionV>
          <wp:extent cx="1764030" cy="541020"/>
          <wp:effectExtent l="0" t="0" r="0" b="0"/>
          <wp:wrapTopAndBottom distT="114300" distB="114300"/>
          <wp:docPr id="1585518022" name="image1.png" descr="A black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and white logo&#10;&#10;AI-generated content may be incorrect."/>
                  <pic:cNvPicPr preferRelativeResize="0"/>
                </pic:nvPicPr>
                <pic:blipFill>
                  <a:blip r:embed="rId1"/>
                  <a:srcRect/>
                  <a:stretch>
                    <a:fillRect/>
                  </a:stretch>
                </pic:blipFill>
                <pic:spPr>
                  <a:xfrm>
                    <a:off x="0" y="0"/>
                    <a:ext cx="1764030" cy="54102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566DD"/>
    <w:multiLevelType w:val="multilevel"/>
    <w:tmpl w:val="E69455C4"/>
    <w:lvl w:ilvl="0">
      <w:start w:val="1"/>
      <w:numFmt w:val="decimal"/>
      <w:lvlText w:val="%1."/>
      <w:lvlJc w:val="left"/>
      <w:pPr>
        <w:ind w:left="720" w:hanging="360"/>
      </w:pPr>
      <w:rPr>
        <w:b/>
        <w:bCs/>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05AD7C6D"/>
    <w:multiLevelType w:val="multilevel"/>
    <w:tmpl w:val="5002D4C8"/>
    <w:lvl w:ilvl="0">
      <w:start w:val="1"/>
      <w:numFmt w:val="decimal"/>
      <w:lvlText w:val="%1."/>
      <w:lvlJc w:val="left"/>
      <w:pPr>
        <w:ind w:left="845" w:hanging="360"/>
      </w:pPr>
      <w:rPr>
        <w:rFonts w:ascii="Times New Roman" w:eastAsia="Times New Roman" w:hAnsi="Times New Roman" w:cs="Times New Roman"/>
        <w:b/>
        <w:bCs/>
        <w:i w:val="0"/>
        <w:iCs w:val="0"/>
        <w:sz w:val="24"/>
        <w:szCs w:val="24"/>
      </w:rPr>
    </w:lvl>
    <w:lvl w:ilvl="1">
      <w:start w:val="1"/>
      <w:numFmt w:val="lowerLetter"/>
      <w:lvlText w:val="%2."/>
      <w:lvlJc w:val="left"/>
      <w:pPr>
        <w:ind w:left="830" w:hanging="360"/>
      </w:pPr>
      <w:rPr>
        <w:rFonts w:ascii="Times New Roman" w:eastAsia="Times New Roman" w:hAnsi="Times New Roman" w:cs="Times New Roman"/>
        <w:b w:val="0"/>
        <w:bCs w:val="0"/>
        <w:i w:val="0"/>
        <w:iCs w:val="0"/>
        <w:sz w:val="24"/>
        <w:szCs w:val="24"/>
      </w:rPr>
    </w:lvl>
    <w:lvl w:ilvl="2">
      <w:start w:val="1"/>
      <w:numFmt w:val="lowerRoman"/>
      <w:lvlText w:val="%3."/>
      <w:lvlJc w:val="left"/>
      <w:pPr>
        <w:ind w:left="1280" w:hanging="435"/>
      </w:pPr>
      <w:rPr>
        <w:rFonts w:ascii="Times New Roman" w:eastAsia="Times New Roman" w:hAnsi="Times New Roman" w:cs="Times New Roman"/>
        <w:b w:val="0"/>
        <w:bCs w:val="0"/>
        <w:i w:val="0"/>
        <w:iCs w:val="0"/>
        <w:sz w:val="24"/>
        <w:szCs w:val="24"/>
      </w:rPr>
    </w:lvl>
    <w:lvl w:ilvl="3">
      <w:start w:val="1"/>
      <w:numFmt w:val="lowerLetter"/>
      <w:lvlText w:val="%4."/>
      <w:lvlJc w:val="left"/>
      <w:pPr>
        <w:ind w:left="1730" w:hanging="435"/>
      </w:pPr>
      <w:rPr>
        <w:rFonts w:ascii="Times New Roman" w:eastAsia="Times New Roman" w:hAnsi="Times New Roman" w:cs="Times New Roman"/>
        <w:b w:val="0"/>
        <w:bCs w:val="0"/>
        <w:i w:val="0"/>
        <w:iCs w:val="0"/>
        <w:sz w:val="24"/>
        <w:szCs w:val="24"/>
      </w:rPr>
    </w:lvl>
    <w:lvl w:ilvl="4">
      <w:numFmt w:val="bullet"/>
      <w:lvlText w:val="•"/>
      <w:lvlJc w:val="left"/>
      <w:pPr>
        <w:ind w:left="3865" w:hanging="435"/>
      </w:pPr>
    </w:lvl>
    <w:lvl w:ilvl="5">
      <w:numFmt w:val="bullet"/>
      <w:lvlText w:val="•"/>
      <w:lvlJc w:val="left"/>
      <w:pPr>
        <w:ind w:left="4927" w:hanging="435"/>
      </w:pPr>
    </w:lvl>
    <w:lvl w:ilvl="6">
      <w:numFmt w:val="bullet"/>
      <w:lvlText w:val="•"/>
      <w:lvlJc w:val="left"/>
      <w:pPr>
        <w:ind w:left="5990" w:hanging="435"/>
      </w:pPr>
    </w:lvl>
    <w:lvl w:ilvl="7">
      <w:numFmt w:val="bullet"/>
      <w:lvlText w:val="•"/>
      <w:lvlJc w:val="left"/>
      <w:pPr>
        <w:ind w:left="7052" w:hanging="435"/>
      </w:pPr>
    </w:lvl>
    <w:lvl w:ilvl="8">
      <w:numFmt w:val="bullet"/>
      <w:lvlText w:val="•"/>
      <w:lvlJc w:val="left"/>
      <w:pPr>
        <w:ind w:left="8115" w:hanging="435"/>
      </w:pPr>
    </w:lvl>
  </w:abstractNum>
  <w:abstractNum w:abstractNumId="2" w15:restartNumberingAfterBreak="0">
    <w:nsid w:val="09732669"/>
    <w:multiLevelType w:val="multilevel"/>
    <w:tmpl w:val="6EB46E58"/>
    <w:lvl w:ilvl="0">
      <w:start w:val="1"/>
      <w:numFmt w:val="decimal"/>
      <w:lvlText w:val="%1."/>
      <w:lvlJc w:val="left"/>
      <w:pPr>
        <w:ind w:left="485" w:hanging="360"/>
      </w:pPr>
      <w:rPr>
        <w:rFonts w:ascii="Times New Roman" w:eastAsia="Times New Roman" w:hAnsi="Times New Roman" w:cs="Times New Roman"/>
        <w:b/>
        <w:bCs/>
        <w:i w:val="0"/>
        <w:iCs w:val="0"/>
        <w:sz w:val="24"/>
        <w:szCs w:val="24"/>
      </w:rPr>
    </w:lvl>
    <w:lvl w:ilvl="1">
      <w:numFmt w:val="bullet"/>
      <w:lvlText w:val="•"/>
      <w:lvlJc w:val="left"/>
      <w:pPr>
        <w:ind w:left="1456" w:hanging="360"/>
      </w:pPr>
    </w:lvl>
    <w:lvl w:ilvl="2">
      <w:numFmt w:val="bullet"/>
      <w:lvlText w:val="•"/>
      <w:lvlJc w:val="left"/>
      <w:pPr>
        <w:ind w:left="2432" w:hanging="360"/>
      </w:pPr>
    </w:lvl>
    <w:lvl w:ilvl="3">
      <w:numFmt w:val="bullet"/>
      <w:lvlText w:val="•"/>
      <w:lvlJc w:val="left"/>
      <w:pPr>
        <w:ind w:left="3408" w:hanging="360"/>
      </w:pPr>
    </w:lvl>
    <w:lvl w:ilvl="4">
      <w:numFmt w:val="bullet"/>
      <w:lvlText w:val="•"/>
      <w:lvlJc w:val="left"/>
      <w:pPr>
        <w:ind w:left="4384" w:hanging="360"/>
      </w:pPr>
    </w:lvl>
    <w:lvl w:ilvl="5">
      <w:numFmt w:val="bullet"/>
      <w:lvlText w:val="•"/>
      <w:lvlJc w:val="left"/>
      <w:pPr>
        <w:ind w:left="5360" w:hanging="360"/>
      </w:pPr>
    </w:lvl>
    <w:lvl w:ilvl="6">
      <w:numFmt w:val="bullet"/>
      <w:lvlText w:val="•"/>
      <w:lvlJc w:val="left"/>
      <w:pPr>
        <w:ind w:left="6336" w:hanging="360"/>
      </w:pPr>
    </w:lvl>
    <w:lvl w:ilvl="7">
      <w:numFmt w:val="bullet"/>
      <w:lvlText w:val="•"/>
      <w:lvlJc w:val="left"/>
      <w:pPr>
        <w:ind w:left="7312" w:hanging="360"/>
      </w:pPr>
    </w:lvl>
    <w:lvl w:ilvl="8">
      <w:numFmt w:val="bullet"/>
      <w:lvlText w:val="•"/>
      <w:lvlJc w:val="left"/>
      <w:pPr>
        <w:ind w:left="8288" w:hanging="360"/>
      </w:pPr>
    </w:lvl>
  </w:abstractNum>
  <w:abstractNum w:abstractNumId="3" w15:restartNumberingAfterBreak="0">
    <w:nsid w:val="0D24591B"/>
    <w:multiLevelType w:val="multilevel"/>
    <w:tmpl w:val="538C78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5AE627A"/>
    <w:multiLevelType w:val="multilevel"/>
    <w:tmpl w:val="37343236"/>
    <w:lvl w:ilvl="0">
      <w:start w:val="6"/>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 w15:restartNumberingAfterBreak="0">
    <w:nsid w:val="348761C2"/>
    <w:multiLevelType w:val="multilevel"/>
    <w:tmpl w:val="3D1CC26A"/>
    <w:lvl w:ilvl="0">
      <w:start w:val="4"/>
      <w:numFmt w:val="decimal"/>
      <w:lvlText w:val="%1"/>
      <w:lvlJc w:val="left"/>
      <w:pPr>
        <w:ind w:left="360" w:hanging="360"/>
      </w:pPr>
    </w:lvl>
    <w:lvl w:ilvl="1">
      <w:start w:val="1"/>
      <w:numFmt w:val="decimal"/>
      <w:lvlText w:val="%1.%2"/>
      <w:lvlJc w:val="left"/>
      <w:pPr>
        <w:ind w:left="845" w:hanging="360"/>
      </w:pPr>
      <w:rPr>
        <w:b w:val="0"/>
        <w:bCs w:val="0"/>
      </w:rPr>
    </w:lvl>
    <w:lvl w:ilvl="2">
      <w:start w:val="1"/>
      <w:numFmt w:val="decimal"/>
      <w:lvlText w:val="%1.%2.%3"/>
      <w:lvlJc w:val="left"/>
      <w:pPr>
        <w:ind w:left="1690" w:hanging="720"/>
      </w:pPr>
    </w:lvl>
    <w:lvl w:ilvl="3">
      <w:start w:val="1"/>
      <w:numFmt w:val="decimal"/>
      <w:lvlText w:val="%1.%2.%3.%4"/>
      <w:lvlJc w:val="left"/>
      <w:pPr>
        <w:ind w:left="2175" w:hanging="720"/>
      </w:pPr>
    </w:lvl>
    <w:lvl w:ilvl="4">
      <w:start w:val="1"/>
      <w:numFmt w:val="decimal"/>
      <w:lvlText w:val="%1.%2.%3.%4.%5"/>
      <w:lvlJc w:val="left"/>
      <w:pPr>
        <w:ind w:left="3020" w:hanging="1080"/>
      </w:pPr>
    </w:lvl>
    <w:lvl w:ilvl="5">
      <w:start w:val="1"/>
      <w:numFmt w:val="decimal"/>
      <w:lvlText w:val="%1.%2.%3.%4.%5.%6"/>
      <w:lvlJc w:val="left"/>
      <w:pPr>
        <w:ind w:left="3505" w:hanging="1080"/>
      </w:pPr>
    </w:lvl>
    <w:lvl w:ilvl="6">
      <w:start w:val="1"/>
      <w:numFmt w:val="decimal"/>
      <w:lvlText w:val="%1.%2.%3.%4.%5.%6.%7"/>
      <w:lvlJc w:val="left"/>
      <w:pPr>
        <w:ind w:left="4350" w:hanging="1440"/>
      </w:pPr>
    </w:lvl>
    <w:lvl w:ilvl="7">
      <w:start w:val="1"/>
      <w:numFmt w:val="decimal"/>
      <w:lvlText w:val="%1.%2.%3.%4.%5.%6.%7.%8"/>
      <w:lvlJc w:val="left"/>
      <w:pPr>
        <w:ind w:left="4835" w:hanging="1440"/>
      </w:pPr>
    </w:lvl>
    <w:lvl w:ilvl="8">
      <w:start w:val="1"/>
      <w:numFmt w:val="decimal"/>
      <w:lvlText w:val="%1.%2.%3.%4.%5.%6.%7.%8.%9"/>
      <w:lvlJc w:val="left"/>
      <w:pPr>
        <w:ind w:left="5680" w:hanging="1800"/>
      </w:pPr>
    </w:lvl>
  </w:abstractNum>
  <w:abstractNum w:abstractNumId="6" w15:restartNumberingAfterBreak="0">
    <w:nsid w:val="6A1333AC"/>
    <w:multiLevelType w:val="multilevel"/>
    <w:tmpl w:val="0DD6457E"/>
    <w:lvl w:ilvl="0">
      <w:start w:val="5"/>
      <w:numFmt w:val="decimal"/>
      <w:lvlText w:val="%1"/>
      <w:lvlJc w:val="left"/>
      <w:pPr>
        <w:ind w:left="360" w:hanging="360"/>
      </w:pPr>
    </w:lvl>
    <w:lvl w:ilvl="1">
      <w:start w:val="1"/>
      <w:numFmt w:val="decimal"/>
      <w:lvlText w:val="%1.%2"/>
      <w:lvlJc w:val="left"/>
      <w:pPr>
        <w:ind w:left="845" w:hanging="360"/>
      </w:pPr>
    </w:lvl>
    <w:lvl w:ilvl="2">
      <w:start w:val="1"/>
      <w:numFmt w:val="decimal"/>
      <w:lvlText w:val="%1.%2.%3"/>
      <w:lvlJc w:val="left"/>
      <w:pPr>
        <w:ind w:left="1690" w:hanging="720"/>
      </w:pPr>
    </w:lvl>
    <w:lvl w:ilvl="3">
      <w:start w:val="1"/>
      <w:numFmt w:val="decimal"/>
      <w:lvlText w:val="%1.%2.%3.%4"/>
      <w:lvlJc w:val="left"/>
      <w:pPr>
        <w:ind w:left="2175" w:hanging="720"/>
      </w:pPr>
    </w:lvl>
    <w:lvl w:ilvl="4">
      <w:start w:val="1"/>
      <w:numFmt w:val="decimal"/>
      <w:lvlText w:val="%1.%2.%3.%4.%5"/>
      <w:lvlJc w:val="left"/>
      <w:pPr>
        <w:ind w:left="3020" w:hanging="1080"/>
      </w:pPr>
    </w:lvl>
    <w:lvl w:ilvl="5">
      <w:start w:val="1"/>
      <w:numFmt w:val="decimal"/>
      <w:lvlText w:val="%1.%2.%3.%4.%5.%6"/>
      <w:lvlJc w:val="left"/>
      <w:pPr>
        <w:ind w:left="3505" w:hanging="1080"/>
      </w:pPr>
    </w:lvl>
    <w:lvl w:ilvl="6">
      <w:start w:val="1"/>
      <w:numFmt w:val="decimal"/>
      <w:lvlText w:val="%1.%2.%3.%4.%5.%6.%7"/>
      <w:lvlJc w:val="left"/>
      <w:pPr>
        <w:ind w:left="4350" w:hanging="1440"/>
      </w:pPr>
    </w:lvl>
    <w:lvl w:ilvl="7">
      <w:start w:val="1"/>
      <w:numFmt w:val="decimal"/>
      <w:lvlText w:val="%1.%2.%3.%4.%5.%6.%7.%8"/>
      <w:lvlJc w:val="left"/>
      <w:pPr>
        <w:ind w:left="4835" w:hanging="1440"/>
      </w:pPr>
    </w:lvl>
    <w:lvl w:ilvl="8">
      <w:start w:val="1"/>
      <w:numFmt w:val="decimal"/>
      <w:lvlText w:val="%1.%2.%3.%4.%5.%6.%7.%8.%9"/>
      <w:lvlJc w:val="left"/>
      <w:pPr>
        <w:ind w:left="5680" w:hanging="1800"/>
      </w:pPr>
    </w:lvl>
  </w:abstractNum>
  <w:abstractNum w:abstractNumId="7" w15:restartNumberingAfterBreak="0">
    <w:nsid w:val="7FA368F1"/>
    <w:multiLevelType w:val="multilevel"/>
    <w:tmpl w:val="67E4ED82"/>
    <w:lvl w:ilvl="0">
      <w:start w:val="3"/>
      <w:numFmt w:val="decimal"/>
      <w:lvlText w:val="%1"/>
      <w:lvlJc w:val="left"/>
      <w:pPr>
        <w:ind w:left="360" w:hanging="360"/>
      </w:pPr>
    </w:lvl>
    <w:lvl w:ilvl="1">
      <w:start w:val="1"/>
      <w:numFmt w:val="decimal"/>
      <w:lvlText w:val="%1.%2"/>
      <w:lvlJc w:val="left"/>
      <w:pPr>
        <w:ind w:left="720" w:hanging="360"/>
      </w:pPr>
      <w:rPr>
        <w:b w:val="0"/>
        <w:bCs w:val="0"/>
      </w:r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num w:numId="1" w16cid:durableId="1437747848">
    <w:abstractNumId w:val="2"/>
  </w:num>
  <w:num w:numId="2" w16cid:durableId="1350331730">
    <w:abstractNumId w:val="5"/>
  </w:num>
  <w:num w:numId="3" w16cid:durableId="189806374">
    <w:abstractNumId w:val="6"/>
  </w:num>
  <w:num w:numId="4" w16cid:durableId="677853482">
    <w:abstractNumId w:val="4"/>
  </w:num>
  <w:num w:numId="5" w16cid:durableId="650208913">
    <w:abstractNumId w:val="3"/>
  </w:num>
  <w:num w:numId="6" w16cid:durableId="504052537">
    <w:abstractNumId w:val="1"/>
  </w:num>
  <w:num w:numId="7" w16cid:durableId="797458836">
    <w:abstractNumId w:val="0"/>
  </w:num>
  <w:num w:numId="8" w16cid:durableId="6978534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067"/>
    <w:rsid w:val="00073067"/>
    <w:rsid w:val="0082351B"/>
    <w:rsid w:val="00AF3005"/>
    <w:rsid w:val="00F001E3"/>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0F4D3EC3"/>
  <w15:docId w15:val="{BFE6B7BA-6A0E-B940-BB6B-5FA73579A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845" w:hanging="360"/>
      <w:outlineLvl w:val="0"/>
    </w:pPr>
    <w:rPr>
      <w:b/>
      <w:bCs/>
      <w:sz w:val="24"/>
      <w:szCs w:val="24"/>
    </w:rPr>
  </w:style>
  <w:style w:type="paragraph" w:styleId="Heading2">
    <w:name w:val="heading 2"/>
    <w:basedOn w:val="Normal"/>
    <w:next w:val="Normal"/>
    <w:uiPriority w:val="9"/>
    <w:unhideWhenUsed/>
    <w:qFormat/>
    <w:pPr>
      <w:ind w:left="485" w:hanging="360"/>
      <w:outlineLvl w:val="1"/>
    </w:pPr>
    <w:rPr>
      <w:b/>
      <w:bCs/>
      <w:sz w:val="24"/>
      <w:szCs w:val="24"/>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ind w:left="1089"/>
    </w:pPr>
    <w:rPr>
      <w:b/>
      <w:bCs/>
      <w:sz w:val="40"/>
      <w:szCs w:val="40"/>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paragraph" w:styleId="TOC1">
    <w:name w:val="toc 1"/>
    <w:basedOn w:val="Normal"/>
    <w:uiPriority w:val="1"/>
    <w:qFormat/>
    <w:pPr>
      <w:spacing w:before="376"/>
      <w:ind w:left="814" w:hanging="434"/>
    </w:pPr>
    <w:rPr>
      <w:b/>
      <w:bCs/>
      <w:sz w:val="28"/>
      <w:szCs w:val="28"/>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45" w:hanging="360"/>
      <w:jc w:val="both"/>
    </w:pPr>
  </w:style>
  <w:style w:type="paragraph" w:customStyle="1" w:styleId="TableParagraph">
    <w:name w:val="Table Paragraph"/>
    <w:basedOn w:val="Normal"/>
    <w:uiPriority w:val="1"/>
    <w:qFormat/>
    <w:pPr>
      <w:ind w:left="100"/>
    </w:pPr>
  </w:style>
  <w:style w:type="paragraph" w:styleId="Header">
    <w:name w:val="header"/>
    <w:basedOn w:val="Normal"/>
    <w:link w:val="HeaderChar"/>
    <w:uiPriority w:val="99"/>
    <w:unhideWhenUsed/>
    <w:rsid w:val="00401369"/>
    <w:pPr>
      <w:tabs>
        <w:tab w:val="center" w:pos="4513"/>
        <w:tab w:val="right" w:pos="9026"/>
      </w:tabs>
    </w:pPr>
  </w:style>
  <w:style w:type="character" w:customStyle="1" w:styleId="HeaderChar">
    <w:name w:val="Header Char"/>
    <w:basedOn w:val="DefaultParagraphFont"/>
    <w:link w:val="Header"/>
    <w:uiPriority w:val="99"/>
    <w:rsid w:val="00401369"/>
    <w:rPr>
      <w:rFonts w:ascii="Times New Roman" w:eastAsia="Times New Roman" w:hAnsi="Times New Roman" w:cs="Times New Roman"/>
    </w:rPr>
  </w:style>
  <w:style w:type="paragraph" w:styleId="Footer">
    <w:name w:val="footer"/>
    <w:basedOn w:val="Normal"/>
    <w:link w:val="FooterChar"/>
    <w:uiPriority w:val="99"/>
    <w:unhideWhenUsed/>
    <w:rsid w:val="00401369"/>
    <w:pPr>
      <w:tabs>
        <w:tab w:val="center" w:pos="4513"/>
        <w:tab w:val="right" w:pos="9026"/>
      </w:tabs>
    </w:pPr>
  </w:style>
  <w:style w:type="character" w:customStyle="1" w:styleId="FooterChar">
    <w:name w:val="Footer Char"/>
    <w:basedOn w:val="DefaultParagraphFont"/>
    <w:link w:val="Footer"/>
    <w:uiPriority w:val="99"/>
    <w:rsid w:val="00401369"/>
    <w:rPr>
      <w:rFonts w:ascii="Times New Roman" w:eastAsia="Times New Roman" w:hAnsi="Times New Roman" w:cs="Times New Roman"/>
    </w:rPr>
  </w:style>
  <w:style w:type="paragraph" w:styleId="NormalWeb">
    <w:name w:val="Normal (Web)"/>
    <w:basedOn w:val="Normal"/>
    <w:uiPriority w:val="99"/>
    <w:semiHidden/>
    <w:unhideWhenUsed/>
    <w:rsid w:val="00773F6F"/>
    <w:pPr>
      <w:widowControl/>
      <w:spacing w:after="240" w:line="276" w:lineRule="auto"/>
    </w:pPr>
    <w:rPr>
      <w:sz w:val="24"/>
      <w:szCs w:val="24"/>
      <w:lang w:val="en-GB"/>
    </w:rPr>
  </w:style>
  <w:style w:type="paragraph" w:styleId="Revision">
    <w:name w:val="Revision"/>
    <w:hidden/>
    <w:uiPriority w:val="99"/>
    <w:semiHidden/>
    <w:rsid w:val="00545CF7"/>
    <w:pPr>
      <w:widowControl/>
    </w:pPr>
  </w:style>
  <w:style w:type="character" w:styleId="CommentReference">
    <w:name w:val="annotation reference"/>
    <w:basedOn w:val="DefaultParagraphFont"/>
    <w:uiPriority w:val="99"/>
    <w:semiHidden/>
    <w:unhideWhenUsed/>
    <w:rsid w:val="00F472CC"/>
    <w:rPr>
      <w:sz w:val="16"/>
      <w:szCs w:val="16"/>
    </w:rPr>
  </w:style>
  <w:style w:type="paragraph" w:styleId="CommentText">
    <w:name w:val="annotation text"/>
    <w:basedOn w:val="Normal"/>
    <w:link w:val="CommentTextChar"/>
    <w:uiPriority w:val="99"/>
    <w:semiHidden/>
    <w:unhideWhenUsed/>
    <w:rsid w:val="00F472CC"/>
    <w:rPr>
      <w:sz w:val="20"/>
      <w:szCs w:val="20"/>
    </w:rPr>
  </w:style>
  <w:style w:type="character" w:customStyle="1" w:styleId="CommentTextChar">
    <w:name w:val="Comment Text Char"/>
    <w:basedOn w:val="DefaultParagraphFont"/>
    <w:link w:val="CommentText"/>
    <w:uiPriority w:val="99"/>
    <w:semiHidden/>
    <w:rsid w:val="00F472C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472CC"/>
    <w:rPr>
      <w:b/>
      <w:bCs/>
    </w:rPr>
  </w:style>
  <w:style w:type="character" w:customStyle="1" w:styleId="CommentSubjectChar">
    <w:name w:val="Comment Subject Char"/>
    <w:basedOn w:val="CommentTextChar"/>
    <w:link w:val="CommentSubject"/>
    <w:uiPriority w:val="99"/>
    <w:semiHidden/>
    <w:rsid w:val="00F472CC"/>
    <w:rPr>
      <w:rFonts w:ascii="Times New Roman" w:eastAsia="Times New Roman" w:hAnsi="Times New Roman" w:cs="Times New Roman"/>
      <w:b/>
      <w:bCs/>
      <w:sz w:val="20"/>
      <w:szCs w:val="20"/>
    </w:rPr>
  </w:style>
  <w:style w:type="character" w:styleId="Hyperlink">
    <w:name w:val="Hyperlink"/>
    <w:basedOn w:val="DefaultParagraphFont"/>
    <w:uiPriority w:val="99"/>
    <w:unhideWhenUsed/>
    <w:rsid w:val="003367AC"/>
    <w:rPr>
      <w:color w:val="0000FF" w:themeColor="hyperlink"/>
      <w:u w:val="single"/>
    </w:rPr>
  </w:style>
  <w:style w:type="table" w:customStyle="1" w:styleId="a">
    <w:basedOn w:val="TableNormal"/>
    <w:tblPr>
      <w:tblStyleRowBandSize w:val="1"/>
      <w:tblStyleColBandSize w:val="1"/>
      <w:tblCellMar>
        <w:top w:w="15" w:type="dxa"/>
        <w:left w:w="15" w:type="dxa"/>
        <w:bottom w:w="15" w:type="dxa"/>
        <w:right w:w="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cloud.google.com/terms/cloud-privacy-notice" TargetMode="External"/><Relationship Id="rId18" Type="http://schemas.openxmlformats.org/officeDocument/2006/relationships/hyperlink" Target="https://www.twilio.com/en-us/legal/privac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loudflare.com/privacy-policy/" TargetMode="External"/><Relationship Id="rId17" Type="http://schemas.openxmlformats.org/officeDocument/2006/relationships/hyperlink" Target="https://www.telesign.com/privacy-notice" TargetMode="External"/><Relationship Id="rId2" Type="http://schemas.openxmlformats.org/officeDocument/2006/relationships/numbering" Target="numbering.xml"/><Relationship Id="rId16" Type="http://schemas.openxmlformats.org/officeDocument/2006/relationships/hyperlink" Target="https://opencorporates.com/public-records-privacy"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ws.amazon.com/privacy/" TargetMode="External"/><Relationship Id="rId5" Type="http://schemas.openxmlformats.org/officeDocument/2006/relationships/webSettings" Target="webSettings.xml"/><Relationship Id="rId15" Type="http://schemas.openxmlformats.org/officeDocument/2006/relationships/hyperlink" Target="https://www.ideracorp.com/en/legal/privacy" TargetMode="Externa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hetzner.com/legal/privacy-policy/"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QUtxfZ6aHKiij4UQq92U2wxOgg==">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3464</Words>
  <Characters>19745</Characters>
  <Application>Microsoft Office Word</Application>
  <DocSecurity>0</DocSecurity>
  <Lines>164</Lines>
  <Paragraphs>46</Paragraphs>
  <ScaleCrop>false</ScaleCrop>
  <Company/>
  <LinksUpToDate>false</LinksUpToDate>
  <CharactersWithSpaces>23163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Legal</cp:lastModifiedBy>
  <cp:revision>2</cp:revision>
  <dcterms:created xsi:type="dcterms:W3CDTF">2026-02-26T08:53:00Z</dcterms:created>
  <dcterms:modified xsi:type="dcterms:W3CDTF">2026-02-26T08:53:00Z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2023-11-16T00:00:00Z</vt:filetime>
  </property>
  <property fmtid="{D5CDD505-2E9C-101B-9397-08002B2CF9AE}" pid="3" name="LastSaved">
    <vt:filetime>2024-07-09T00:00:00Z</vt:filetime>
  </property>
  <property fmtid="{D5CDD505-2E9C-101B-9397-08002B2CF9AE}" pid="4" name="Producer">
    <vt:lpwstr>PDFKit.NET 23.4.0.45303 DMV9</vt:lpwstr>
  </property>
</Properties>
</file>